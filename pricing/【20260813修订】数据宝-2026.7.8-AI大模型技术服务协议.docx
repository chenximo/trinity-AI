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47446">
      <w:pPr>
        <w:spacing w:line="360" w:lineRule="auto"/>
        <w:rPr>
          <w:rFonts w:ascii="宋体" w:hAnsi="宋体" w:eastAsia="宋体" w:cs="Times New Roman"/>
          <w:sz w:val="28"/>
          <w:szCs w:val="28"/>
        </w:rPr>
      </w:pPr>
      <w:r>
        <w:rPr>
          <w:rFonts w:ascii="宋体" w:hAnsi="宋体" w:eastAsia="宋体" w:cs="Times New Roman"/>
          <w:sz w:val="28"/>
          <w:szCs w:val="28"/>
        </w:rPr>
        <w:tab/>
      </w:r>
      <w:r>
        <w:rPr>
          <w:rFonts w:hint="eastAsia" w:ascii="宋体" w:hAnsi="宋体" w:eastAsia="宋体" w:cs="Times New Roman"/>
          <w:sz w:val="28"/>
          <w:szCs w:val="28"/>
        </w:rPr>
        <w:t>协议编号：</w:t>
      </w:r>
    </w:p>
    <w:p w14:paraId="64386C61">
      <w:pPr>
        <w:spacing w:line="360" w:lineRule="auto"/>
        <w:jc w:val="center"/>
        <w:rPr>
          <w:rFonts w:ascii="宋体" w:hAnsi="宋体" w:eastAsia="宋体" w:cs="Times New Roman"/>
          <w:sz w:val="84"/>
          <w:szCs w:val="84"/>
        </w:rPr>
      </w:pPr>
    </w:p>
    <w:p w14:paraId="6B31D489">
      <w:pPr>
        <w:spacing w:line="360" w:lineRule="auto"/>
        <w:rPr>
          <w:rFonts w:ascii="宋体" w:hAnsi="宋体" w:eastAsia="宋体" w:cs="Times New Roman"/>
          <w:sz w:val="84"/>
          <w:szCs w:val="84"/>
        </w:rPr>
      </w:pPr>
    </w:p>
    <w:p w14:paraId="631717A6">
      <w:pPr>
        <w:spacing w:line="360" w:lineRule="auto"/>
        <w:jc w:val="center"/>
        <w:rPr>
          <w:rFonts w:ascii="宋体" w:hAnsi="宋体" w:eastAsia="宋体" w:cs="Times New Roman"/>
          <w:b/>
          <w:sz w:val="52"/>
          <w:szCs w:val="52"/>
        </w:rPr>
      </w:pPr>
      <w:r>
        <w:rPr>
          <w:rFonts w:hint="eastAsia" w:ascii="宋体" w:hAnsi="宋体" w:eastAsia="宋体" w:cs="Times New Roman"/>
          <w:b/>
          <w:sz w:val="52"/>
          <w:szCs w:val="52"/>
        </w:rPr>
        <w:t>数据宝</w:t>
      </w:r>
    </w:p>
    <w:p w14:paraId="16703152">
      <w:pPr>
        <w:spacing w:line="360" w:lineRule="auto"/>
        <w:jc w:val="center"/>
        <w:rPr>
          <w:rFonts w:ascii="宋体" w:hAnsi="宋体" w:eastAsia="宋体" w:cs="Times New Roman"/>
          <w:b/>
          <w:sz w:val="52"/>
          <w:szCs w:val="52"/>
        </w:rPr>
      </w:pPr>
      <w:r>
        <w:rPr>
          <w:rFonts w:hint="eastAsia" w:ascii="宋体" w:hAnsi="宋体" w:eastAsia="宋体" w:cs="Times New Roman"/>
          <w:b/>
          <w:sz w:val="52"/>
          <w:szCs w:val="52"/>
          <w:lang w:val="en-US" w:eastAsia="zh-CN"/>
        </w:rPr>
        <w:t>AI大模型</w:t>
      </w:r>
      <w:r>
        <w:rPr>
          <w:rFonts w:hint="eastAsia" w:ascii="宋体" w:hAnsi="宋体" w:eastAsia="宋体" w:cs="Times New Roman"/>
          <w:b/>
          <w:sz w:val="52"/>
          <w:szCs w:val="52"/>
        </w:rPr>
        <w:t>技术服务协议</w:t>
      </w:r>
    </w:p>
    <w:p w14:paraId="0D42A9FA">
      <w:pPr>
        <w:spacing w:line="360" w:lineRule="auto"/>
        <w:jc w:val="center"/>
        <w:rPr>
          <w:rFonts w:ascii="宋体" w:hAnsi="宋体" w:eastAsia="宋体" w:cs="Times New Roman"/>
          <w:b/>
          <w:sz w:val="24"/>
          <w:szCs w:val="24"/>
        </w:rPr>
      </w:pPr>
    </w:p>
    <w:p w14:paraId="7F04DD45">
      <w:pPr>
        <w:spacing w:line="360" w:lineRule="auto"/>
        <w:jc w:val="center"/>
        <w:rPr>
          <w:rFonts w:ascii="宋体" w:hAnsi="宋体" w:eastAsia="宋体" w:cs="Times New Roman"/>
          <w:b/>
          <w:sz w:val="24"/>
          <w:szCs w:val="24"/>
        </w:rPr>
      </w:pPr>
    </w:p>
    <w:p w14:paraId="0EAAAAE9">
      <w:pPr>
        <w:spacing w:line="360" w:lineRule="auto"/>
        <w:jc w:val="center"/>
        <w:rPr>
          <w:rFonts w:ascii="宋体" w:hAnsi="宋体" w:eastAsia="宋体" w:cs="Times New Roman"/>
          <w:b/>
          <w:sz w:val="24"/>
          <w:szCs w:val="24"/>
        </w:rPr>
      </w:pPr>
    </w:p>
    <w:p w14:paraId="0DB4EDDD">
      <w:pPr>
        <w:spacing w:line="360" w:lineRule="auto"/>
        <w:jc w:val="center"/>
        <w:rPr>
          <w:rFonts w:ascii="宋体" w:hAnsi="宋体" w:eastAsia="宋体" w:cs="Times New Roman"/>
          <w:b/>
          <w:sz w:val="24"/>
          <w:szCs w:val="24"/>
        </w:rPr>
      </w:pPr>
    </w:p>
    <w:p w14:paraId="2273ABB7">
      <w:pPr>
        <w:spacing w:line="360" w:lineRule="auto"/>
        <w:jc w:val="center"/>
        <w:rPr>
          <w:rFonts w:ascii="宋体" w:hAnsi="宋体" w:eastAsia="宋体" w:cs="Times New Roman"/>
          <w:b/>
          <w:sz w:val="24"/>
          <w:szCs w:val="24"/>
        </w:rPr>
      </w:pPr>
    </w:p>
    <w:p w14:paraId="4A726354">
      <w:pPr>
        <w:spacing w:line="360" w:lineRule="auto"/>
        <w:jc w:val="center"/>
        <w:rPr>
          <w:rFonts w:ascii="宋体" w:hAnsi="宋体" w:eastAsia="宋体" w:cs="Times New Roman"/>
          <w:b/>
          <w:sz w:val="24"/>
          <w:szCs w:val="24"/>
        </w:rPr>
      </w:pPr>
    </w:p>
    <w:p w14:paraId="1A2DC5A5">
      <w:pPr>
        <w:spacing w:line="360" w:lineRule="auto"/>
        <w:jc w:val="center"/>
        <w:rPr>
          <w:rFonts w:ascii="宋体" w:hAnsi="宋体" w:eastAsia="宋体" w:cs="Times New Roman"/>
          <w:b/>
          <w:sz w:val="24"/>
          <w:szCs w:val="24"/>
        </w:rPr>
      </w:pPr>
    </w:p>
    <w:p w14:paraId="17B9C536">
      <w:pPr>
        <w:spacing w:line="360" w:lineRule="auto"/>
        <w:rPr>
          <w:rFonts w:ascii="宋体" w:hAnsi="宋体" w:eastAsia="宋体" w:cs="Times New Roman"/>
          <w:b/>
          <w:sz w:val="24"/>
          <w:szCs w:val="24"/>
        </w:rPr>
      </w:pPr>
    </w:p>
    <w:p w14:paraId="128DCE35">
      <w:pPr>
        <w:spacing w:line="360" w:lineRule="auto"/>
        <w:ind w:firstLine="2168" w:firstLineChars="900"/>
        <w:rPr>
          <w:rFonts w:ascii="宋体" w:hAnsi="宋体" w:eastAsia="宋体" w:cs="Times New Roman"/>
          <w:b/>
          <w:sz w:val="24"/>
          <w:szCs w:val="24"/>
        </w:rPr>
      </w:pPr>
      <w:commentRangeStart w:id="0"/>
      <w:r>
        <w:rPr>
          <w:rFonts w:hint="eastAsia" w:ascii="宋体" w:hAnsi="宋体" w:eastAsia="宋体" w:cs="Times New Roman"/>
          <w:b/>
          <w:sz w:val="24"/>
          <w:szCs w:val="24"/>
        </w:rPr>
        <w:t>甲方：</w:t>
      </w:r>
      <w:commentRangeEnd w:id="0"/>
      <w:r>
        <w:commentReference w:id="0"/>
      </w:r>
    </w:p>
    <w:p w14:paraId="1FC60F69">
      <w:pPr>
        <w:spacing w:line="360" w:lineRule="auto"/>
        <w:ind w:firstLine="2168" w:firstLineChars="900"/>
        <w:rPr>
          <w:rFonts w:ascii="宋体" w:hAnsi="宋体" w:eastAsia="宋体" w:cs="Times New Roman"/>
          <w:b/>
          <w:sz w:val="24"/>
          <w:szCs w:val="24"/>
        </w:rPr>
      </w:pPr>
    </w:p>
    <w:p w14:paraId="0AF5136B">
      <w:pPr>
        <w:spacing w:line="360" w:lineRule="auto"/>
        <w:ind w:firstLine="2168" w:firstLineChars="900"/>
        <w:rPr>
          <w:rFonts w:ascii="宋体" w:hAnsi="宋体" w:eastAsia="宋体" w:cs="Times New Roman"/>
          <w:b/>
          <w:sz w:val="24"/>
          <w:szCs w:val="24"/>
        </w:rPr>
      </w:pPr>
      <w:r>
        <w:rPr>
          <w:rFonts w:hint="eastAsia" w:ascii="宋体" w:hAnsi="宋体" w:eastAsia="宋体" w:cs="Times New Roman"/>
          <w:b/>
          <w:sz w:val="24"/>
          <w:szCs w:val="24"/>
        </w:rPr>
        <w:t>乙方：</w:t>
      </w:r>
      <w:r>
        <w:rPr>
          <w:rFonts w:ascii="宋体" w:hAnsi="宋体" w:eastAsia="宋体" w:cs="Times New Roman"/>
          <w:b/>
          <w:sz w:val="24"/>
          <w:szCs w:val="24"/>
        </w:rPr>
        <w:t>贵州数据宝网络科技有限公司</w:t>
      </w:r>
    </w:p>
    <w:p w14:paraId="4FD40E4C">
      <w:pPr>
        <w:spacing w:line="360" w:lineRule="auto"/>
        <w:ind w:firstLine="2168" w:firstLineChars="900"/>
        <w:rPr>
          <w:rFonts w:ascii="宋体" w:hAnsi="宋体" w:eastAsia="宋体" w:cs="Times New Roman"/>
          <w:b/>
          <w:sz w:val="24"/>
          <w:szCs w:val="24"/>
        </w:rPr>
      </w:pPr>
    </w:p>
    <w:p w14:paraId="508D9172">
      <w:pPr>
        <w:spacing w:line="360" w:lineRule="auto"/>
        <w:ind w:firstLine="2168" w:firstLineChars="900"/>
        <w:rPr>
          <w:rFonts w:ascii="宋体" w:hAnsi="宋体" w:eastAsia="宋体" w:cs="Times New Roman"/>
          <w:b/>
          <w:sz w:val="24"/>
          <w:szCs w:val="24"/>
        </w:rPr>
      </w:pPr>
      <w:r>
        <w:rPr>
          <w:rFonts w:hint="eastAsia" w:ascii="宋体" w:hAnsi="宋体" w:eastAsia="宋体" w:cs="Times New Roman"/>
          <w:b/>
          <w:sz w:val="24"/>
          <w:szCs w:val="24"/>
        </w:rPr>
        <w:t>签约地点：贵州</w:t>
      </w:r>
    </w:p>
    <w:p w14:paraId="2F462A9B">
      <w:pPr>
        <w:spacing w:line="360" w:lineRule="auto"/>
        <w:ind w:firstLine="2168" w:firstLineChars="900"/>
        <w:rPr>
          <w:rFonts w:ascii="宋体" w:hAnsi="宋体" w:eastAsia="宋体" w:cs="Times New Roman"/>
          <w:b/>
          <w:sz w:val="24"/>
          <w:szCs w:val="24"/>
        </w:rPr>
      </w:pPr>
    </w:p>
    <w:p w14:paraId="51FB00D9">
      <w:pPr>
        <w:spacing w:line="360" w:lineRule="auto"/>
        <w:ind w:firstLine="2168" w:firstLineChars="900"/>
        <w:rPr>
          <w:rFonts w:ascii="宋体" w:hAnsi="宋体" w:eastAsia="宋体" w:cs="Times New Roman"/>
          <w:b/>
          <w:sz w:val="24"/>
          <w:szCs w:val="24"/>
        </w:rPr>
      </w:pPr>
      <w:r>
        <w:rPr>
          <w:rFonts w:hint="eastAsia" w:ascii="宋体" w:hAnsi="宋体" w:eastAsia="宋体" w:cs="Times New Roman"/>
          <w:b/>
          <w:sz w:val="24"/>
          <w:szCs w:val="24"/>
        </w:rPr>
        <w:t>签约时间：【</w:t>
      </w:r>
      <w:ins w:id="0" w:author="WPS_1623658868" w:date="2026-08-13T11:59:47Z">
        <w:r>
          <w:rPr>
            <w:rFonts w:hint="eastAsia" w:ascii="宋体" w:hAnsi="宋体" w:eastAsia="宋体" w:cs="Times New Roman"/>
            <w:b/>
            <w:sz w:val="24"/>
            <w:szCs w:val="24"/>
            <w:lang w:val="en-US" w:eastAsia="zh-CN"/>
          </w:rPr>
          <w:t>2</w:t>
        </w:r>
      </w:ins>
      <w:ins w:id="1" w:author="WPS_1623658868" w:date="2026-08-13T11:59:48Z">
        <w:r>
          <w:rPr>
            <w:rFonts w:hint="eastAsia" w:ascii="宋体" w:hAnsi="宋体" w:eastAsia="宋体" w:cs="Times New Roman"/>
            <w:b/>
            <w:sz w:val="24"/>
            <w:szCs w:val="24"/>
            <w:lang w:val="en-US" w:eastAsia="zh-CN"/>
          </w:rPr>
          <w:t>026</w:t>
        </w:r>
      </w:ins>
      <w:r>
        <w:rPr>
          <w:rFonts w:hint="eastAsia" w:ascii="宋体" w:hAnsi="宋体" w:eastAsia="宋体" w:cs="Times New Roman"/>
          <w:b/>
          <w:sz w:val="24"/>
          <w:szCs w:val="24"/>
        </w:rPr>
        <w:t>】年【</w:t>
      </w:r>
      <w:ins w:id="2" w:author="WPS_1623658868" w:date="2026-08-13T11:59:53Z">
        <w:r>
          <w:rPr>
            <w:rFonts w:hint="eastAsia" w:ascii="宋体" w:hAnsi="宋体" w:eastAsia="宋体" w:cs="Times New Roman"/>
            <w:b/>
            <w:sz w:val="24"/>
            <w:szCs w:val="24"/>
            <w:lang w:val="en-US" w:eastAsia="zh-CN"/>
          </w:rPr>
          <w:t>8</w:t>
        </w:r>
      </w:ins>
      <w:r>
        <w:rPr>
          <w:rFonts w:hint="eastAsia" w:ascii="宋体" w:hAnsi="宋体" w:eastAsia="宋体" w:cs="Times New Roman"/>
          <w:b/>
          <w:sz w:val="24"/>
          <w:szCs w:val="24"/>
        </w:rPr>
        <w:t>】月</w:t>
      </w:r>
    </w:p>
    <w:p w14:paraId="75BAA3D0">
      <w:pPr>
        <w:spacing w:line="360" w:lineRule="auto"/>
        <w:ind w:firstLine="2168" w:firstLineChars="900"/>
        <w:rPr>
          <w:rFonts w:ascii="宋体" w:hAnsi="宋体" w:eastAsia="宋体" w:cs="Times New Roman"/>
          <w:b/>
          <w:sz w:val="24"/>
          <w:szCs w:val="24"/>
        </w:rPr>
      </w:pPr>
    </w:p>
    <w:p w14:paraId="61BE45D6">
      <w:pPr>
        <w:spacing w:line="360" w:lineRule="auto"/>
        <w:ind w:firstLine="2168" w:firstLineChars="900"/>
        <w:rPr>
          <w:rFonts w:ascii="宋体" w:hAnsi="宋体" w:eastAsia="宋体" w:cs="Times New Roman"/>
          <w:b/>
          <w:sz w:val="24"/>
          <w:szCs w:val="24"/>
        </w:rPr>
      </w:pPr>
    </w:p>
    <w:p w14:paraId="019111F0">
      <w:pPr>
        <w:spacing w:line="360" w:lineRule="auto"/>
        <w:ind w:firstLine="2168" w:firstLineChars="900"/>
        <w:rPr>
          <w:rFonts w:ascii="宋体" w:hAnsi="宋体" w:eastAsia="宋体" w:cs="Times New Roman"/>
          <w:b/>
          <w:sz w:val="24"/>
          <w:szCs w:val="24"/>
        </w:rPr>
      </w:pPr>
    </w:p>
    <w:p w14:paraId="7BCB9B6D">
      <w:pPr>
        <w:spacing w:line="360" w:lineRule="auto"/>
        <w:ind w:firstLine="2168" w:firstLineChars="900"/>
        <w:rPr>
          <w:rFonts w:ascii="宋体" w:hAnsi="宋体" w:eastAsia="宋体" w:cs="Times New Roman"/>
          <w:b/>
          <w:sz w:val="24"/>
          <w:szCs w:val="24"/>
        </w:rPr>
      </w:pPr>
    </w:p>
    <w:p w14:paraId="1D38026B">
      <w:pPr>
        <w:spacing w:line="360" w:lineRule="auto"/>
        <w:ind w:firstLine="480" w:firstLineChars="200"/>
        <w:rPr>
          <w:rFonts w:ascii="宋体" w:hAnsi="宋体" w:eastAsia="宋体" w:cs="Times New Roman"/>
          <w:sz w:val="24"/>
          <w:szCs w:val="24"/>
        </w:rPr>
      </w:pPr>
      <w:bookmarkStart w:id="0" w:name="_Hlk523390098"/>
      <w:r>
        <w:rPr>
          <w:rFonts w:ascii="宋体" w:hAnsi="宋体" w:eastAsia="宋体" w:cs="Times New Roman"/>
          <w:sz w:val="24"/>
          <w:szCs w:val="24"/>
        </w:rPr>
        <w:t>根据《中华人民共和国</w:t>
      </w:r>
      <w:r>
        <w:rPr>
          <w:rFonts w:hint="eastAsia" w:ascii="宋体" w:hAnsi="宋体" w:eastAsia="宋体" w:cs="Times New Roman"/>
          <w:sz w:val="24"/>
          <w:szCs w:val="24"/>
        </w:rPr>
        <w:t>民法典</w:t>
      </w:r>
      <w:r>
        <w:rPr>
          <w:rFonts w:ascii="宋体" w:hAnsi="宋体" w:eastAsia="宋体" w:cs="Times New Roman"/>
          <w:sz w:val="24"/>
          <w:szCs w:val="24"/>
        </w:rPr>
        <w:t>》</w:t>
      </w:r>
      <w:r>
        <w:rPr>
          <w:rFonts w:hint="eastAsia" w:ascii="宋体" w:hAnsi="宋体" w:eastAsia="宋体" w:cs="Times New Roman"/>
          <w:sz w:val="24"/>
          <w:szCs w:val="24"/>
        </w:rPr>
        <w:t>《</w:t>
      </w:r>
      <w:r>
        <w:rPr>
          <w:rFonts w:hint="eastAsia" w:ascii="宋体" w:hAnsi="宋体" w:eastAsia="宋体"/>
          <w:color w:val="000000"/>
          <w:sz w:val="24"/>
          <w:szCs w:val="24"/>
        </w:rPr>
        <w:t>中华人民共和国网络安全法》《中华人民共和国数据安全法》《中华人民共和国个人信息保护法》《互联网信息服务深度合成管理规定》《生成式人工智能服务管理暂行办法》等国家相关法律、法规的规定</w:t>
      </w:r>
      <w:r>
        <w:rPr>
          <w:rFonts w:ascii="宋体" w:hAnsi="宋体" w:eastAsia="宋体" w:cs="Times New Roman"/>
          <w:sz w:val="24"/>
          <w:szCs w:val="24"/>
        </w:rPr>
        <w:t>，</w:t>
      </w:r>
      <w:r>
        <w:rPr>
          <w:rFonts w:hint="eastAsia" w:ascii="宋体" w:hAnsi="宋体" w:eastAsia="宋体" w:cs="Times New Roman"/>
          <w:sz w:val="24"/>
          <w:szCs w:val="24"/>
        </w:rPr>
        <w:t>甲乙</w:t>
      </w:r>
      <w:r>
        <w:rPr>
          <w:rFonts w:ascii="宋体" w:hAnsi="宋体" w:eastAsia="宋体" w:cs="Times New Roman"/>
          <w:sz w:val="24"/>
          <w:szCs w:val="24"/>
        </w:rPr>
        <w:t>双方在友好合作的基础上，经双方协商一致，就乙方为甲方</w:t>
      </w:r>
      <w:r>
        <w:rPr>
          <w:rFonts w:hint="eastAsia" w:ascii="宋体" w:hAnsi="宋体" w:eastAsia="宋体" w:cs="Times New Roman"/>
          <w:sz w:val="24"/>
          <w:szCs w:val="24"/>
        </w:rPr>
        <w:t>提供数据宝软件平台技术服务事宜</w:t>
      </w:r>
      <w:bookmarkEnd w:id="0"/>
      <w:r>
        <w:rPr>
          <w:rFonts w:hint="eastAsia" w:ascii="宋体" w:hAnsi="宋体" w:eastAsia="宋体"/>
          <w:color w:val="000000"/>
          <w:sz w:val="24"/>
          <w:szCs w:val="24"/>
        </w:rPr>
        <w:t>达成以下条款，以资共同遵守</w:t>
      </w:r>
      <w:r>
        <w:rPr>
          <w:rFonts w:ascii="宋体" w:hAnsi="宋体" w:eastAsia="宋体" w:cs="Times New Roman"/>
          <w:sz w:val="24"/>
          <w:szCs w:val="24"/>
        </w:rPr>
        <w:t>：</w:t>
      </w:r>
    </w:p>
    <w:p w14:paraId="4AB866CC">
      <w:pPr>
        <w:pStyle w:val="14"/>
        <w:spacing w:line="360" w:lineRule="auto"/>
        <w:ind w:left="425" w:firstLine="0" w:firstLineChars="0"/>
        <w:rPr>
          <w:rFonts w:ascii="宋体" w:hAnsi="宋体" w:eastAsia="宋体" w:cs="Times New Roman"/>
          <w:sz w:val="24"/>
          <w:szCs w:val="24"/>
        </w:rPr>
      </w:pPr>
      <w:r>
        <w:rPr>
          <w:rFonts w:ascii="宋体" w:hAnsi="宋体" w:eastAsia="宋体" w:cs="Times New Roman"/>
          <w:sz w:val="24"/>
          <w:szCs w:val="24"/>
        </w:rPr>
        <w:t xml:space="preserve">              </w:t>
      </w:r>
    </w:p>
    <w:p w14:paraId="7CCB4866">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lang w:val="en-US" w:eastAsia="zh-CN"/>
        </w:rPr>
        <w:t>服务内容</w:t>
      </w:r>
    </w:p>
    <w:p w14:paraId="467B7F9F">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服务定义：乙方向甲方提供基于</w:t>
      </w:r>
      <w:r>
        <w:rPr>
          <w:rFonts w:hint="eastAsia" w:ascii="宋体" w:hAnsi="宋体" w:eastAsia="宋体" w:cs="Times New Roman"/>
          <w:sz w:val="24"/>
          <w:szCs w:val="24"/>
          <w:lang w:val="en-US" w:eastAsia="zh-CN"/>
        </w:rPr>
        <w:t>第三方模型服务商的</w:t>
      </w:r>
      <w:r>
        <w:rPr>
          <w:rFonts w:hint="eastAsia" w:ascii="宋体" w:hAnsi="宋体" w:eastAsia="宋体" w:cs="Times New Roman"/>
          <w:sz w:val="24"/>
          <w:szCs w:val="24"/>
        </w:rPr>
        <w:t>模型</w:t>
      </w:r>
      <w:r>
        <w:rPr>
          <w:rFonts w:hint="eastAsia" w:ascii="宋体" w:hAnsi="宋体" w:eastAsia="宋体" w:cs="Times New Roman"/>
          <w:sz w:val="24"/>
          <w:szCs w:val="24"/>
          <w:lang w:val="en-US" w:eastAsia="zh-CN"/>
        </w:rPr>
        <w:t>产品</w:t>
      </w:r>
      <w:r>
        <w:rPr>
          <w:rFonts w:hint="eastAsia" w:ascii="宋体" w:hAnsi="宋体" w:eastAsia="宋体" w:cs="Times New Roman"/>
          <w:sz w:val="24"/>
          <w:szCs w:val="24"/>
        </w:rPr>
        <w:t>集成的AI技术服务（以下简称“本服务”）。乙方负责提供API接口、Token算力调度、系统维护及技术支持。</w:t>
      </w:r>
    </w:p>
    <w:p w14:paraId="1335EECF">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交付形式：本服务以API接口形式交付，甲方通过调用API接口消耗Token额度来获取模型生成的文本、代码或图像等内容。</w:t>
      </w:r>
    </w:p>
    <w:p w14:paraId="65D0FABE">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甲乙双方各自指派联系人负责本协议的签订与执行，并设立工作监督邮箱对本协议的执行以及变更情况进行监督。</w:t>
      </w:r>
    </w:p>
    <w:p w14:paraId="39B7E6EC">
      <w:pPr>
        <w:pStyle w:val="14"/>
        <w:spacing w:line="360" w:lineRule="auto"/>
        <w:ind w:left="992" w:firstLine="0" w:firstLineChars="0"/>
        <w:rPr>
          <w:rFonts w:ascii="宋体" w:hAnsi="宋体" w:eastAsia="宋体" w:cs="Times New Roman"/>
          <w:sz w:val="24"/>
          <w:szCs w:val="24"/>
        </w:rPr>
      </w:pPr>
      <w:commentRangeStart w:id="1"/>
      <w:r>
        <w:rPr>
          <w:rFonts w:hint="eastAsia" w:ascii="宋体" w:hAnsi="宋体" w:eastAsia="宋体" w:cs="Times New Roman"/>
          <w:sz w:val="24"/>
          <w:szCs w:val="24"/>
        </w:rPr>
        <w:t>甲方联系人姓名：【】，联系电话：【】，邮箱地址【】。</w:t>
      </w:r>
    </w:p>
    <w:p w14:paraId="2EE97665">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甲方工作监督邮箱：【】。</w:t>
      </w:r>
      <w:commentRangeEnd w:id="1"/>
      <w:r>
        <w:commentReference w:id="1"/>
      </w:r>
    </w:p>
    <w:p w14:paraId="65F41389">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乙方联系人姓名：【</w:t>
      </w:r>
      <w:ins w:id="3" w:author="WPS_1623658868" w:date="2026-08-13T12:00:03Z">
        <w:r>
          <w:rPr>
            <w:rFonts w:hint="eastAsia" w:ascii="宋体" w:hAnsi="宋体" w:eastAsia="宋体" w:cs="Times New Roman"/>
            <w:sz w:val="24"/>
            <w:szCs w:val="24"/>
            <w:lang w:val="en-US" w:eastAsia="zh-CN"/>
          </w:rPr>
          <w:t>吕文文</w:t>
        </w:r>
      </w:ins>
      <w:r>
        <w:rPr>
          <w:rFonts w:hint="eastAsia" w:ascii="宋体" w:hAnsi="宋体" w:eastAsia="宋体" w:cs="Times New Roman"/>
          <w:sz w:val="24"/>
          <w:szCs w:val="24"/>
        </w:rPr>
        <w:t>】，联系电话：【</w:t>
      </w:r>
      <w:ins w:id="4" w:author="WPS_1623658868" w:date="2026-08-13T12:00:06Z">
        <w:r>
          <w:rPr>
            <w:rFonts w:hint="eastAsia" w:ascii="宋体" w:hAnsi="宋体" w:eastAsia="宋体" w:cs="Times New Roman"/>
            <w:sz w:val="24"/>
            <w:szCs w:val="24"/>
            <w:lang w:val="en-US" w:eastAsia="zh-CN"/>
          </w:rPr>
          <w:t>1</w:t>
        </w:r>
      </w:ins>
      <w:ins w:id="5" w:author="WPS_1623658868" w:date="2026-08-13T12:00:14Z">
        <w:r>
          <w:rPr>
            <w:rFonts w:hint="eastAsia" w:ascii="宋体" w:hAnsi="宋体" w:eastAsia="宋体" w:cs="Times New Roman"/>
            <w:sz w:val="24"/>
            <w:szCs w:val="24"/>
            <w:lang w:val="en-US" w:eastAsia="zh-CN"/>
          </w:rPr>
          <w:t>5000</w:t>
        </w:r>
      </w:ins>
      <w:ins w:id="6" w:author="WPS_1623658868" w:date="2026-08-13T12:00:15Z">
        <w:r>
          <w:rPr>
            <w:rFonts w:hint="eastAsia" w:ascii="宋体" w:hAnsi="宋体" w:eastAsia="宋体" w:cs="Times New Roman"/>
            <w:sz w:val="24"/>
            <w:szCs w:val="24"/>
            <w:lang w:val="en-US" w:eastAsia="zh-CN"/>
          </w:rPr>
          <w:t>856</w:t>
        </w:r>
      </w:ins>
      <w:ins w:id="7" w:author="WPS_1623658868" w:date="2026-08-13T12:00:16Z">
        <w:r>
          <w:rPr>
            <w:rFonts w:hint="eastAsia" w:ascii="宋体" w:hAnsi="宋体" w:eastAsia="宋体" w:cs="Times New Roman"/>
            <w:sz w:val="24"/>
            <w:szCs w:val="24"/>
            <w:lang w:val="en-US" w:eastAsia="zh-CN"/>
          </w:rPr>
          <w:t>326</w:t>
        </w:r>
      </w:ins>
      <w:r>
        <w:rPr>
          <w:rFonts w:hint="eastAsia" w:ascii="宋体" w:hAnsi="宋体" w:eastAsia="宋体" w:cs="Times New Roman"/>
          <w:sz w:val="24"/>
          <w:szCs w:val="24"/>
        </w:rPr>
        <w:t>】，邮箱地址【</w:t>
      </w:r>
      <w:ins w:id="8" w:author="WPS_1623658868" w:date="2026-08-13T12:00:54Z">
        <w:r>
          <w:rPr>
            <w:rFonts w:hint="eastAsia" w:ascii="宋体" w:hAnsi="宋体" w:eastAsia="宋体" w:cs="Times New Roman"/>
            <w:sz w:val="24"/>
            <w:szCs w:val="24"/>
          </w:rPr>
          <w:t>willlv@chinadatapay.com</w:t>
        </w:r>
      </w:ins>
      <w:r>
        <w:rPr>
          <w:rFonts w:hint="eastAsia" w:ascii="宋体" w:hAnsi="宋体" w:eastAsia="宋体" w:cs="Times New Roman"/>
          <w:sz w:val="24"/>
          <w:szCs w:val="24"/>
        </w:rPr>
        <w:t>】。</w:t>
      </w:r>
    </w:p>
    <w:p w14:paraId="503143B7">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乙方工作监督邮箱：【fengkong@chinadatapay.com】。</w:t>
      </w:r>
    </w:p>
    <w:p w14:paraId="475975FA">
      <w:pPr>
        <w:spacing w:line="360" w:lineRule="auto"/>
        <w:rPr>
          <w:rFonts w:ascii="宋体" w:hAnsi="宋体" w:eastAsia="宋体" w:cs="Times New Roman"/>
          <w:sz w:val="24"/>
          <w:szCs w:val="24"/>
        </w:rPr>
      </w:pPr>
    </w:p>
    <w:p w14:paraId="6CE23F3E">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费用及支付</w:t>
      </w:r>
    </w:p>
    <w:p w14:paraId="4F8EC702">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计费单位：本服务以“Token（词元）”为最小计费单位。Token是用于衡量模型处理文本量的计量单位，通常1000个Token约等于600-</w:t>
      </w:r>
      <w:r>
        <w:rPr>
          <w:rFonts w:hint="eastAsia" w:ascii="宋体" w:hAnsi="宋体" w:eastAsia="宋体" w:cs="Times New Roman"/>
          <w:sz w:val="24"/>
          <w:szCs w:val="24"/>
          <w:lang w:eastAsia="zh-CN"/>
        </w:rPr>
        <w:t>7</w:t>
      </w:r>
      <w:r>
        <w:rPr>
          <w:rFonts w:hint="eastAsia" w:ascii="宋体" w:hAnsi="宋体" w:eastAsia="宋体" w:cs="Times New Roman"/>
          <w:sz w:val="24"/>
          <w:szCs w:val="24"/>
          <w:lang w:val="en-US" w:eastAsia="zh-CN"/>
        </w:rPr>
        <w:t>50</w:t>
      </w:r>
      <w:r>
        <w:rPr>
          <w:rFonts w:hint="eastAsia" w:ascii="宋体" w:hAnsi="宋体" w:eastAsia="宋体" w:cs="Times New Roman"/>
          <w:sz w:val="24"/>
          <w:szCs w:val="24"/>
        </w:rPr>
        <w:t>个中文字符（具体视模型分词策略而定）</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计费方式如下：</w:t>
      </w:r>
    </w:p>
    <w:tbl>
      <w:tblPr>
        <w:tblStyle w:val="9"/>
        <w:tblpPr w:leftFromText="180" w:rightFromText="180" w:vertAnchor="text" w:horzAnchor="page" w:tblpX="2851" w:tblpY="586"/>
        <w:tblOverlap w:val="never"/>
        <w:tblW w:w="498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9" w:author="WPS_1623658868" w:date="2026-08-14T13:54:42Z">
          <w:tblPr>
            <w:tblStyle w:val="9"/>
            <w:tblpPr w:leftFromText="180" w:rightFromText="180" w:vertAnchor="text" w:horzAnchor="page" w:tblpX="2851" w:tblpY="586"/>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894"/>
        <w:gridCol w:w="2403"/>
        <w:gridCol w:w="1382"/>
        <w:gridCol w:w="2584"/>
        <w:tblGridChange w:id="10">
          <w:tblGrid>
            <w:gridCol w:w="2496"/>
            <w:gridCol w:w="1815"/>
            <w:gridCol w:w="1991"/>
            <w:gridCol w:w="1991"/>
          </w:tblGrid>
        </w:tblGridChange>
      </w:tblGrid>
      <w:tr w14:paraId="5B45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145" w:type="pct"/>
            <w:tcPrChange w:id="12" w:author="WPS_1623658868" w:date="2026-08-14T13:54:42Z">
              <w:tcPr>
                <w:tcW w:w="1109" w:type="pct"/>
              </w:tcPr>
            </w:tcPrChange>
          </w:tcPr>
          <w:p w14:paraId="181307B8">
            <w:pPr>
              <w:pStyle w:val="14"/>
              <w:numPr>
                <w:ilvl w:val="-1"/>
                <w:numId w:val="0"/>
              </w:numPr>
              <w:spacing w:line="360" w:lineRule="auto"/>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模型服务</w:t>
            </w:r>
          </w:p>
        </w:tc>
        <w:tc>
          <w:tcPr>
            <w:tcW w:w="1454" w:type="pct"/>
            <w:tcPrChange w:id="13" w:author="WPS_1623658868" w:date="2026-08-14T13:54:42Z">
              <w:tcPr>
                <w:tcW w:w="1226" w:type="pct"/>
              </w:tcPr>
            </w:tcPrChange>
          </w:tcPr>
          <w:p w14:paraId="10CEDFA0">
            <w:pPr>
              <w:pStyle w:val="14"/>
              <w:numPr>
                <w:ilvl w:val="-1"/>
                <w:numId w:val="0"/>
              </w:numPr>
              <w:spacing w:line="360" w:lineRule="auto"/>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含税价格（</w:t>
            </w:r>
            <w:r>
              <w:rPr>
                <w:rFonts w:hint="eastAsia" w:ascii="宋体" w:hAnsi="宋体" w:eastAsia="宋体" w:cs="Times New Roman"/>
                <w:sz w:val="24"/>
                <w:szCs w:val="24"/>
              </w:rPr>
              <w:t>元/百万tokens</w:t>
            </w:r>
            <w:r>
              <w:rPr>
                <w:rFonts w:hint="eastAsia" w:ascii="宋体" w:hAnsi="宋体" w:eastAsia="宋体" w:cs="Times New Roman"/>
                <w:sz w:val="24"/>
                <w:szCs w:val="24"/>
                <w:vertAlign w:val="baseline"/>
                <w:lang w:val="en-US" w:eastAsia="zh-CN"/>
              </w:rPr>
              <w:t>）</w:t>
            </w:r>
          </w:p>
        </w:tc>
        <w:tc>
          <w:tcPr>
            <w:tcW w:w="836" w:type="pct"/>
            <w:tcPrChange w:id="14" w:author="WPS_1623658868" w:date="2026-08-14T13:54:42Z">
              <w:tcPr>
                <w:tcW w:w="1332" w:type="pct"/>
              </w:tcPr>
            </w:tcPrChange>
          </w:tcPr>
          <w:p w14:paraId="189F214D">
            <w:pPr>
              <w:pStyle w:val="14"/>
              <w:numPr>
                <w:ilvl w:val="-1"/>
                <w:numId w:val="0"/>
              </w:numPr>
              <w:spacing w:line="360" w:lineRule="auto"/>
              <w:rPr>
                <w:rFonts w:hint="default" w:ascii="宋体" w:hAnsi="宋体" w:eastAsia="宋体" w:cs="Times New Roman"/>
                <w:sz w:val="24"/>
                <w:szCs w:val="24"/>
                <w:vertAlign w:val="baseline"/>
                <w:lang w:val="en-US" w:eastAsia="zh-CN"/>
              </w:rPr>
            </w:pPr>
            <w:ins w:id="15" w:author="WPS_1623658868" w:date="2026-08-14T13:54:14Z">
              <w:r>
                <w:rPr>
                  <w:rFonts w:hint="eastAsia" w:ascii="宋体" w:hAnsi="宋体" w:eastAsia="宋体" w:cs="Times New Roman"/>
                  <w:sz w:val="24"/>
                  <w:szCs w:val="24"/>
                  <w:vertAlign w:val="baseline"/>
                  <w:lang w:val="en-US" w:eastAsia="zh-CN"/>
                </w:rPr>
                <w:t>官网</w:t>
              </w:r>
            </w:ins>
            <w:ins w:id="16" w:author="WPS_1623658868" w:date="2026-08-14T13:54:22Z">
              <w:r>
                <w:rPr>
                  <w:rFonts w:hint="eastAsia" w:ascii="宋体" w:hAnsi="宋体" w:eastAsia="宋体" w:cs="Times New Roman"/>
                  <w:sz w:val="24"/>
                  <w:szCs w:val="24"/>
                  <w:vertAlign w:val="baseline"/>
                  <w:lang w:val="en-US" w:eastAsia="zh-CN"/>
                </w:rPr>
                <w:t>折扣</w:t>
              </w:r>
            </w:ins>
          </w:p>
        </w:tc>
        <w:tc>
          <w:tcPr>
            <w:tcW w:w="1563" w:type="pct"/>
            <w:tcPrChange w:id="17" w:author="WPS_1623658868" w:date="2026-08-14T13:54:42Z">
              <w:tcPr>
                <w:tcW w:w="1332" w:type="pct"/>
              </w:tcPr>
            </w:tcPrChange>
          </w:tcPr>
          <w:p w14:paraId="15E2530C">
            <w:pPr>
              <w:pStyle w:val="14"/>
              <w:numPr>
                <w:ilvl w:val="-1"/>
                <w:numId w:val="0"/>
              </w:numPr>
              <w:spacing w:line="360" w:lineRule="auto"/>
              <w:rPr>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备注</w:t>
            </w:r>
          </w:p>
        </w:tc>
      </w:tr>
      <w:tr w14:paraId="7678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8"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145" w:type="pct"/>
            <w:vMerge w:val="restart"/>
            <w:tcPrChange w:id="19" w:author="WPS_1623658868" w:date="2026-08-14T13:54:42Z">
              <w:tcPr>
                <w:tcW w:w="1109" w:type="pct"/>
                <w:vMerge w:val="restart"/>
              </w:tcPr>
            </w:tcPrChange>
          </w:tcPr>
          <w:p w14:paraId="0464158F">
            <w:pPr>
              <w:pStyle w:val="14"/>
              <w:numPr>
                <w:ilvl w:val="-1"/>
                <w:numId w:val="0"/>
              </w:numPr>
              <w:spacing w:line="360" w:lineRule="auto"/>
              <w:rPr>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w:t>
            </w:r>
            <w:ins w:id="20" w:author="WPS_1623658868" w:date="2026-08-13T13:06:12Z">
              <w:r>
                <w:rPr>
                  <w:rFonts w:hint="eastAsia" w:ascii="宋体" w:hAnsi="宋体" w:eastAsia="宋体" w:cs="Times New Roman"/>
                  <w:sz w:val="24"/>
                  <w:szCs w:val="24"/>
                  <w:vertAlign w:val="baseline"/>
                  <w:lang w:val="en-US" w:eastAsia="zh-CN"/>
                </w:rPr>
                <w:t>deepseek-v3.2</w:t>
              </w:r>
            </w:ins>
            <w:r>
              <w:rPr>
                <w:rFonts w:hint="eastAsia" w:ascii="宋体" w:hAnsi="宋体" w:eastAsia="宋体" w:cs="Times New Roman"/>
                <w:sz w:val="24"/>
                <w:szCs w:val="24"/>
                <w:vertAlign w:val="baseline"/>
                <w:lang w:val="en-US" w:eastAsia="zh-CN"/>
              </w:rPr>
              <w:t>】</w:t>
            </w:r>
          </w:p>
        </w:tc>
        <w:tc>
          <w:tcPr>
            <w:tcW w:w="1454" w:type="pct"/>
            <w:tcPrChange w:id="21" w:author="WPS_1623658868" w:date="2026-08-14T13:54:42Z">
              <w:tcPr>
                <w:tcW w:w="1226" w:type="pct"/>
              </w:tcPr>
            </w:tcPrChange>
          </w:tcPr>
          <w:p w14:paraId="36E29A47">
            <w:pPr>
              <w:pStyle w:val="14"/>
              <w:numPr>
                <w:ilvl w:val="-1"/>
                <w:numId w:val="0"/>
              </w:numPr>
              <w:spacing w:line="360" w:lineRule="auto"/>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输入：【</w:t>
            </w:r>
            <w:ins w:id="22" w:author="WPS_1623658868" w:date="2026-08-13T13:08:57Z">
              <w:r>
                <w:rPr>
                  <w:rFonts w:hint="eastAsia" w:ascii="宋体" w:hAnsi="宋体" w:eastAsia="宋体" w:cs="Times New Roman"/>
                  <w:sz w:val="24"/>
                  <w:szCs w:val="24"/>
                  <w:vertAlign w:val="baseline"/>
                  <w:lang w:val="en-US" w:eastAsia="zh-CN"/>
                </w:rPr>
                <w:t>0.</w:t>
              </w:r>
            </w:ins>
            <w:ins w:id="23" w:author="WPS_1623658868" w:date="2026-08-13T13:08:58Z">
              <w:r>
                <w:rPr>
                  <w:rFonts w:hint="eastAsia" w:ascii="宋体" w:hAnsi="宋体" w:eastAsia="宋体" w:cs="Times New Roman"/>
                  <w:sz w:val="24"/>
                  <w:szCs w:val="24"/>
                  <w:vertAlign w:val="baseline"/>
                  <w:lang w:val="en-US" w:eastAsia="zh-CN"/>
                </w:rPr>
                <w:t>60</w:t>
              </w:r>
            </w:ins>
            <w:r>
              <w:rPr>
                <w:rFonts w:hint="eastAsia" w:ascii="宋体" w:hAnsi="宋体" w:eastAsia="宋体" w:cs="Times New Roman"/>
                <w:sz w:val="24"/>
                <w:szCs w:val="24"/>
                <w:vertAlign w:val="baseline"/>
                <w:lang w:val="en-US" w:eastAsia="zh-CN"/>
              </w:rPr>
              <w:t>】</w:t>
            </w:r>
          </w:p>
        </w:tc>
        <w:tc>
          <w:tcPr>
            <w:tcW w:w="836" w:type="pct"/>
            <w:tcPrChange w:id="24" w:author="WPS_1623658868" w:date="2026-08-14T13:54:42Z">
              <w:tcPr>
                <w:tcW w:w="1332" w:type="pct"/>
              </w:tcPr>
            </w:tcPrChange>
          </w:tcPr>
          <w:p w14:paraId="2FFC3190">
            <w:pPr>
              <w:pStyle w:val="14"/>
              <w:numPr>
                <w:ilvl w:val="-1"/>
                <w:numId w:val="0"/>
              </w:numPr>
              <w:spacing w:line="360" w:lineRule="auto"/>
              <w:rPr>
                <w:rFonts w:hint="default" w:ascii="宋体" w:hAnsi="宋体" w:eastAsia="宋体" w:cs="Times New Roman"/>
                <w:sz w:val="24"/>
                <w:szCs w:val="24"/>
                <w:vertAlign w:val="baseline"/>
                <w:lang w:val="en-US" w:eastAsia="zh-CN"/>
              </w:rPr>
            </w:pPr>
            <w:ins w:id="25" w:author="WPS_1623658868" w:date="2026-08-14T13:54:24Z">
              <w:r>
                <w:rPr>
                  <w:rFonts w:hint="eastAsia" w:ascii="宋体" w:hAnsi="宋体" w:eastAsia="宋体" w:cs="Times New Roman"/>
                  <w:sz w:val="24"/>
                  <w:szCs w:val="24"/>
                  <w:vertAlign w:val="baseline"/>
                  <w:lang w:val="en-US" w:eastAsia="zh-CN"/>
                </w:rPr>
                <w:t>6</w:t>
              </w:r>
            </w:ins>
            <w:ins w:id="26" w:author="WPS_1623658868" w:date="2026-08-14T13:54:25Z">
              <w:r>
                <w:rPr>
                  <w:rFonts w:hint="eastAsia" w:ascii="宋体" w:hAnsi="宋体" w:eastAsia="宋体" w:cs="Times New Roman"/>
                  <w:sz w:val="24"/>
                  <w:szCs w:val="24"/>
                  <w:vertAlign w:val="baseline"/>
                  <w:lang w:val="en-US" w:eastAsia="zh-CN"/>
                </w:rPr>
                <w:t>折</w:t>
              </w:r>
            </w:ins>
          </w:p>
        </w:tc>
        <w:tc>
          <w:tcPr>
            <w:tcW w:w="1563" w:type="pct"/>
            <w:vMerge w:val="restart"/>
            <w:tcPrChange w:id="27" w:author="WPS_1623658868" w:date="2026-08-14T13:54:42Z">
              <w:tcPr>
                <w:tcW w:w="1332" w:type="pct"/>
                <w:vMerge w:val="restart"/>
              </w:tcPr>
            </w:tcPrChange>
          </w:tcPr>
          <w:p w14:paraId="29E006BC">
            <w:pPr>
              <w:pStyle w:val="14"/>
              <w:numPr>
                <w:ilvl w:val="-1"/>
                <w:numId w:val="0"/>
              </w:numPr>
              <w:spacing w:line="360" w:lineRule="auto"/>
              <w:rPr>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速率限制：【</w:t>
            </w:r>
            <w:r>
              <w:rPr>
                <w:rFonts w:ascii="宋体" w:hAnsi="宋体" w:eastAsia="宋体" w:cs="宋体"/>
                <w:sz w:val="24"/>
                <w:szCs w:val="24"/>
              </w:rPr>
              <w:t>50万TPM</w:t>
            </w:r>
            <w:r>
              <w:rPr>
                <w:rFonts w:hint="eastAsia" w:ascii="宋体" w:hAnsi="宋体" w:eastAsia="宋体" w:cs="Times New Roman"/>
                <w:sz w:val="24"/>
                <w:szCs w:val="24"/>
                <w:vertAlign w:val="baseline"/>
                <w:lang w:val="en-US" w:eastAsia="zh-CN"/>
              </w:rPr>
              <w:t>】</w:t>
            </w:r>
          </w:p>
          <w:p w14:paraId="74D9406B">
            <w:pPr>
              <w:pStyle w:val="14"/>
              <w:numPr>
                <w:ilvl w:val="-1"/>
                <w:numId w:val="0"/>
              </w:numPr>
              <w:spacing w:line="360" w:lineRule="auto"/>
              <w:rPr>
                <w:ins w:id="28" w:author="WPS_1623658868" w:date="2026-08-14T13:52:02Z"/>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并发限制：【</w:t>
            </w:r>
            <w:r>
              <w:rPr>
                <w:rFonts w:ascii="宋体" w:hAnsi="宋体" w:eastAsia="宋体" w:cs="宋体"/>
                <w:sz w:val="24"/>
                <w:szCs w:val="24"/>
              </w:rPr>
              <w:t>500RPM</w:t>
            </w:r>
            <w:r>
              <w:rPr>
                <w:rFonts w:hint="eastAsia" w:ascii="宋体" w:hAnsi="宋体" w:eastAsia="宋体" w:cs="Times New Roman"/>
                <w:sz w:val="24"/>
                <w:szCs w:val="24"/>
                <w:vertAlign w:val="baseline"/>
                <w:lang w:val="en-US" w:eastAsia="zh-CN"/>
              </w:rPr>
              <w:t>】</w:t>
            </w:r>
          </w:p>
          <w:p w14:paraId="7C66917C">
            <w:pPr>
              <w:pStyle w:val="14"/>
              <w:numPr>
                <w:ilvl w:val="-1"/>
                <w:numId w:val="0"/>
              </w:numPr>
              <w:spacing w:line="360" w:lineRule="auto"/>
              <w:rPr>
                <w:rFonts w:hint="default" w:ascii="宋体" w:hAnsi="宋体" w:eastAsia="宋体" w:cs="Times New Roman"/>
                <w:sz w:val="24"/>
                <w:szCs w:val="24"/>
                <w:vertAlign w:val="baseline"/>
                <w:lang w:val="en-US" w:eastAsia="zh-CN"/>
              </w:rPr>
            </w:pPr>
            <w:ins w:id="29" w:author="WPS_1623658868" w:date="2026-08-14T13:52:13Z">
              <w:r>
                <w:rPr>
                  <w:rFonts w:ascii="宋体" w:hAnsi="宋体" w:eastAsia="宋体" w:cs="宋体"/>
                  <w:sz w:val="24"/>
                  <w:szCs w:val="24"/>
                </w:rPr>
                <w:t>协议有效期内，模型官网价格发生调整的，自调整生效之日起按调整后的价格计算，但双方约定的折扣比例在协议有效期内维持不变，未经双方书面同意不得调整。</w:t>
              </w:r>
            </w:ins>
          </w:p>
        </w:tc>
      </w:tr>
      <w:tr w14:paraId="62079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c>
          <w:tcPr>
            <w:tcW w:w="1145" w:type="pct"/>
            <w:vMerge w:val="continue"/>
            <w:tcPrChange w:id="31" w:author="WPS_1623658868" w:date="2026-08-14T13:54:42Z">
              <w:tcPr>
                <w:tcW w:w="1109" w:type="pct"/>
                <w:vMerge w:val="continue"/>
              </w:tcPr>
            </w:tcPrChange>
          </w:tcPr>
          <w:p w14:paraId="337B04D8">
            <w:pPr>
              <w:pStyle w:val="14"/>
              <w:numPr>
                <w:ilvl w:val="-1"/>
                <w:numId w:val="0"/>
              </w:numPr>
              <w:spacing w:line="360" w:lineRule="auto"/>
              <w:rPr>
                <w:rFonts w:hint="eastAsia" w:ascii="宋体" w:hAnsi="宋体" w:eastAsia="宋体" w:cs="Times New Roman"/>
                <w:sz w:val="24"/>
                <w:szCs w:val="24"/>
                <w:vertAlign w:val="baseline"/>
                <w:lang w:val="en-US" w:eastAsia="zh-CN"/>
              </w:rPr>
            </w:pPr>
          </w:p>
        </w:tc>
        <w:tc>
          <w:tcPr>
            <w:tcW w:w="1454" w:type="pct"/>
            <w:tcPrChange w:id="32" w:author="WPS_1623658868" w:date="2026-08-14T13:54:42Z">
              <w:tcPr>
                <w:tcW w:w="1226" w:type="pct"/>
              </w:tcPr>
            </w:tcPrChange>
          </w:tcPr>
          <w:p w14:paraId="73159A31">
            <w:pPr>
              <w:pStyle w:val="14"/>
              <w:numPr>
                <w:ilvl w:val="-1"/>
                <w:numId w:val="0"/>
              </w:numPr>
              <w:spacing w:line="360" w:lineRule="auto"/>
              <w:rPr>
                <w:rFonts w:hint="default"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输出：【</w:t>
            </w:r>
            <w:ins w:id="33" w:author="WPS_1623658868" w:date="2026-08-13T13:09:07Z">
              <w:r>
                <w:rPr>
                  <w:rFonts w:hint="eastAsia" w:ascii="宋体" w:hAnsi="宋体" w:eastAsia="宋体" w:cs="Times New Roman"/>
                  <w:sz w:val="24"/>
                  <w:szCs w:val="24"/>
                  <w:vertAlign w:val="baseline"/>
                  <w:lang w:val="en-US" w:eastAsia="zh-CN"/>
                </w:rPr>
                <w:t>0</w:t>
              </w:r>
            </w:ins>
            <w:ins w:id="34" w:author="WPS_1623658868" w:date="2026-08-13T13:09:08Z">
              <w:r>
                <w:rPr>
                  <w:rFonts w:hint="eastAsia" w:ascii="宋体" w:hAnsi="宋体" w:eastAsia="宋体" w:cs="Times New Roman"/>
                  <w:sz w:val="24"/>
                  <w:szCs w:val="24"/>
                  <w:vertAlign w:val="baseline"/>
                  <w:lang w:val="en-US" w:eastAsia="zh-CN"/>
                </w:rPr>
                <w:t>.90</w:t>
              </w:r>
            </w:ins>
            <w:r>
              <w:rPr>
                <w:rFonts w:hint="eastAsia" w:ascii="宋体" w:hAnsi="宋体" w:eastAsia="宋体" w:cs="Times New Roman"/>
                <w:sz w:val="24"/>
                <w:szCs w:val="24"/>
                <w:vertAlign w:val="baseline"/>
                <w:lang w:val="en-US" w:eastAsia="zh-CN"/>
              </w:rPr>
              <w:t>】</w:t>
            </w:r>
          </w:p>
        </w:tc>
        <w:tc>
          <w:tcPr>
            <w:tcW w:w="836" w:type="pct"/>
            <w:tcPrChange w:id="35" w:author="WPS_1623658868" w:date="2026-08-14T13:54:42Z">
              <w:tcPr>
                <w:tcW w:w="1332" w:type="pct"/>
              </w:tcPr>
            </w:tcPrChange>
          </w:tcPr>
          <w:p w14:paraId="30B0B6B4">
            <w:pPr>
              <w:pStyle w:val="14"/>
              <w:numPr>
                <w:ilvl w:val="-1"/>
                <w:numId w:val="0"/>
              </w:numPr>
              <w:spacing w:line="360" w:lineRule="auto"/>
              <w:rPr>
                <w:rFonts w:hint="eastAsia" w:ascii="宋体" w:hAnsi="宋体" w:eastAsia="宋体" w:cs="Times New Roman"/>
                <w:sz w:val="24"/>
                <w:szCs w:val="24"/>
                <w:vertAlign w:val="baseline"/>
                <w:lang w:val="en-US" w:eastAsia="zh-CN"/>
              </w:rPr>
            </w:pPr>
            <w:ins w:id="36" w:author="WPS_1623658868" w:date="2026-08-14T13:54:31Z">
              <w:r>
                <w:rPr>
                  <w:rFonts w:hint="eastAsia" w:ascii="宋体" w:hAnsi="宋体" w:eastAsia="宋体" w:cs="Times New Roman"/>
                  <w:sz w:val="24"/>
                  <w:szCs w:val="24"/>
                  <w:vertAlign w:val="baseline"/>
                  <w:lang w:val="en-US" w:eastAsia="zh-CN"/>
                </w:rPr>
                <w:t>6折</w:t>
              </w:r>
            </w:ins>
          </w:p>
        </w:tc>
        <w:tc>
          <w:tcPr>
            <w:tcW w:w="1563" w:type="pct"/>
            <w:vMerge w:val="continue"/>
            <w:tcPrChange w:id="37" w:author="WPS_1623658868" w:date="2026-08-14T13:54:42Z">
              <w:tcPr>
                <w:tcW w:w="1332" w:type="pct"/>
                <w:vMerge w:val="continue"/>
              </w:tcPr>
            </w:tcPrChange>
          </w:tcPr>
          <w:p w14:paraId="7AE11F20">
            <w:pPr>
              <w:pStyle w:val="14"/>
              <w:numPr>
                <w:ilvl w:val="-1"/>
                <w:numId w:val="0"/>
              </w:numPr>
              <w:spacing w:line="360" w:lineRule="auto"/>
              <w:rPr>
                <w:rFonts w:hint="eastAsia" w:ascii="宋体" w:hAnsi="宋体" w:eastAsia="宋体" w:cs="Times New Roman"/>
                <w:sz w:val="24"/>
                <w:szCs w:val="24"/>
                <w:vertAlign w:val="baseline"/>
                <w:lang w:val="en-US" w:eastAsia="zh-CN"/>
              </w:rPr>
            </w:pPr>
          </w:p>
        </w:tc>
      </w:tr>
      <w:tr w14:paraId="43634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8"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9" w:hRule="atLeast"/>
          <w:trPrChange w:id="38" w:author="WPS_1623658868" w:date="2026-08-14T13:54:42Z">
            <w:trPr>
              <w:trHeight w:val="229" w:hRule="atLeast"/>
            </w:trPr>
          </w:trPrChange>
        </w:trPr>
        <w:tc>
          <w:tcPr>
            <w:tcW w:w="1145" w:type="pct"/>
            <w:vMerge w:val="restart"/>
            <w:tcPrChange w:id="39" w:author="WPS_1623658868" w:date="2026-08-14T13:54:42Z">
              <w:tcPr>
                <w:tcW w:w="1109" w:type="pct"/>
                <w:vMerge w:val="restart"/>
              </w:tcPr>
            </w:tcPrChange>
          </w:tcPr>
          <w:p w14:paraId="20C7966A">
            <w:pPr>
              <w:pStyle w:val="14"/>
              <w:numPr>
                <w:ilvl w:val="-1"/>
                <w:numId w:val="0"/>
              </w:numPr>
              <w:spacing w:line="360" w:lineRule="auto"/>
              <w:rPr>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w:t>
            </w:r>
            <w:ins w:id="40" w:author="WPS_1623658868" w:date="2026-08-13T13:06:22Z">
              <w:r>
                <w:rPr>
                  <w:rFonts w:hint="eastAsia" w:ascii="宋体" w:hAnsi="宋体" w:eastAsia="宋体" w:cs="Times New Roman"/>
                  <w:sz w:val="24"/>
                  <w:szCs w:val="24"/>
                  <w:vertAlign w:val="baseline"/>
                  <w:lang w:val="en-US" w:eastAsia="zh-CN"/>
                </w:rPr>
                <w:t>deepseek-v4-flash（预览版）</w:t>
              </w:r>
            </w:ins>
            <w:r>
              <w:rPr>
                <w:rFonts w:hint="eastAsia" w:ascii="宋体" w:hAnsi="宋体" w:eastAsia="宋体" w:cs="Times New Roman"/>
                <w:sz w:val="24"/>
                <w:szCs w:val="24"/>
                <w:vertAlign w:val="baseline"/>
                <w:lang w:val="en-US" w:eastAsia="zh-CN"/>
              </w:rPr>
              <w:t>】</w:t>
            </w:r>
          </w:p>
        </w:tc>
        <w:tc>
          <w:tcPr>
            <w:tcW w:w="1454" w:type="pct"/>
            <w:tcPrChange w:id="41" w:author="WPS_1623658868" w:date="2026-08-14T13:54:42Z">
              <w:tcPr>
                <w:tcW w:w="1226" w:type="pct"/>
              </w:tcPr>
            </w:tcPrChange>
          </w:tcPr>
          <w:p w14:paraId="584A5830">
            <w:pPr>
              <w:pStyle w:val="14"/>
              <w:numPr>
                <w:ilvl w:val="-1"/>
                <w:numId w:val="0"/>
              </w:numPr>
              <w:spacing w:line="360" w:lineRule="auto"/>
              <w:rPr>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输入：【</w:t>
            </w:r>
            <w:ins w:id="42" w:author="WPS_1623658868" w:date="2026-08-13T13:09:15Z">
              <w:r>
                <w:rPr>
                  <w:rFonts w:hint="eastAsia" w:ascii="宋体" w:hAnsi="宋体" w:eastAsia="宋体" w:cs="Times New Roman"/>
                  <w:sz w:val="24"/>
                  <w:szCs w:val="24"/>
                  <w:vertAlign w:val="baseline"/>
                  <w:lang w:val="en-US" w:eastAsia="zh-CN"/>
                </w:rPr>
                <w:t>0</w:t>
              </w:r>
            </w:ins>
            <w:ins w:id="43" w:author="WPS_1623658868" w:date="2026-08-13T13:09:16Z">
              <w:r>
                <w:rPr>
                  <w:rFonts w:hint="eastAsia" w:ascii="宋体" w:hAnsi="宋体" w:eastAsia="宋体" w:cs="Times New Roman"/>
                  <w:sz w:val="24"/>
                  <w:szCs w:val="24"/>
                  <w:vertAlign w:val="baseline"/>
                  <w:lang w:val="en-US" w:eastAsia="zh-CN"/>
                </w:rPr>
                <w:t>.6</w:t>
              </w:r>
            </w:ins>
            <w:ins w:id="44" w:author="WPS_1623658868" w:date="2026-08-13T13:09:17Z">
              <w:r>
                <w:rPr>
                  <w:rFonts w:hint="eastAsia" w:ascii="宋体" w:hAnsi="宋体" w:eastAsia="宋体" w:cs="Times New Roman"/>
                  <w:sz w:val="24"/>
                  <w:szCs w:val="24"/>
                  <w:vertAlign w:val="baseline"/>
                  <w:lang w:val="en-US" w:eastAsia="zh-CN"/>
                </w:rPr>
                <w:t>0</w:t>
              </w:r>
            </w:ins>
            <w:r>
              <w:rPr>
                <w:rFonts w:hint="eastAsia" w:ascii="宋体" w:hAnsi="宋体" w:eastAsia="宋体" w:cs="Times New Roman"/>
                <w:sz w:val="24"/>
                <w:szCs w:val="24"/>
                <w:vertAlign w:val="baseline"/>
                <w:lang w:val="en-US" w:eastAsia="zh-CN"/>
              </w:rPr>
              <w:t>】</w:t>
            </w:r>
          </w:p>
        </w:tc>
        <w:tc>
          <w:tcPr>
            <w:tcW w:w="836" w:type="pct"/>
            <w:tcPrChange w:id="45" w:author="WPS_1623658868" w:date="2026-08-14T13:54:42Z">
              <w:tcPr>
                <w:tcW w:w="1332" w:type="pct"/>
              </w:tcPr>
            </w:tcPrChange>
          </w:tcPr>
          <w:p w14:paraId="67F55DCD">
            <w:pPr>
              <w:pStyle w:val="14"/>
              <w:numPr>
                <w:ilvl w:val="-1"/>
                <w:numId w:val="0"/>
              </w:numPr>
              <w:spacing w:line="360" w:lineRule="auto"/>
              <w:rPr>
                <w:rFonts w:hint="eastAsia" w:ascii="宋体" w:hAnsi="宋体" w:eastAsia="宋体" w:cs="Times New Roman"/>
                <w:sz w:val="24"/>
                <w:szCs w:val="24"/>
                <w:vertAlign w:val="baseline"/>
                <w:lang w:val="en-US" w:eastAsia="zh-CN"/>
              </w:rPr>
            </w:pPr>
            <w:ins w:id="46" w:author="WPS_1623658868" w:date="2026-08-14T13:54:33Z">
              <w:r>
                <w:rPr>
                  <w:rFonts w:hint="eastAsia" w:ascii="宋体" w:hAnsi="宋体" w:eastAsia="宋体" w:cs="Times New Roman"/>
                  <w:sz w:val="24"/>
                  <w:szCs w:val="24"/>
                  <w:vertAlign w:val="baseline"/>
                  <w:lang w:val="en-US" w:eastAsia="zh-CN"/>
                </w:rPr>
                <w:t>6折</w:t>
              </w:r>
            </w:ins>
          </w:p>
        </w:tc>
        <w:tc>
          <w:tcPr>
            <w:tcW w:w="1563" w:type="pct"/>
            <w:vMerge w:val="continue"/>
            <w:tcPrChange w:id="47" w:author="WPS_1623658868" w:date="2026-08-14T13:54:42Z">
              <w:tcPr>
                <w:tcW w:w="1332" w:type="pct"/>
                <w:vMerge w:val="continue"/>
              </w:tcPr>
            </w:tcPrChange>
          </w:tcPr>
          <w:p w14:paraId="5A439DA9">
            <w:pPr>
              <w:pStyle w:val="14"/>
              <w:numPr>
                <w:ilvl w:val="-1"/>
                <w:numId w:val="0"/>
              </w:numPr>
              <w:spacing w:line="360" w:lineRule="auto"/>
              <w:rPr>
                <w:rFonts w:hint="eastAsia" w:ascii="宋体" w:hAnsi="宋体" w:eastAsia="宋体" w:cs="Times New Roman"/>
                <w:sz w:val="24"/>
                <w:szCs w:val="24"/>
                <w:vertAlign w:val="baseline"/>
                <w:lang w:val="en-US" w:eastAsia="zh-CN"/>
              </w:rPr>
            </w:pPr>
          </w:p>
        </w:tc>
      </w:tr>
      <w:tr w14:paraId="2095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8"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9" w:hRule="atLeast"/>
          <w:trPrChange w:id="48" w:author="WPS_1623658868" w:date="2026-08-14T13:54:42Z">
            <w:trPr>
              <w:trHeight w:val="229" w:hRule="atLeast"/>
            </w:trPr>
          </w:trPrChange>
        </w:trPr>
        <w:tc>
          <w:tcPr>
            <w:tcW w:w="1145" w:type="pct"/>
            <w:vMerge w:val="continue"/>
            <w:tcPrChange w:id="49" w:author="WPS_1623658868" w:date="2026-08-14T13:54:42Z">
              <w:tcPr>
                <w:tcW w:w="1109" w:type="pct"/>
                <w:vMerge w:val="continue"/>
              </w:tcPr>
            </w:tcPrChange>
          </w:tcPr>
          <w:p w14:paraId="4CA6C5F8">
            <w:pPr>
              <w:pStyle w:val="14"/>
              <w:spacing w:line="360" w:lineRule="auto"/>
            </w:pPr>
          </w:p>
        </w:tc>
        <w:tc>
          <w:tcPr>
            <w:tcW w:w="1454" w:type="pct"/>
            <w:tcPrChange w:id="50" w:author="WPS_1623658868" w:date="2026-08-14T13:54:42Z">
              <w:tcPr>
                <w:tcW w:w="1226" w:type="pct"/>
              </w:tcPr>
            </w:tcPrChange>
          </w:tcPr>
          <w:p w14:paraId="1FCEB74D">
            <w:pPr>
              <w:pStyle w:val="14"/>
              <w:numPr>
                <w:ilvl w:val="-1"/>
                <w:numId w:val="0"/>
              </w:numPr>
              <w:spacing w:line="360" w:lineRule="auto"/>
              <w:rPr>
                <w:rFonts w:hint="eastAsia" w:ascii="宋体" w:hAnsi="宋体" w:eastAsia="宋体" w:cs="Times New Roman"/>
                <w:sz w:val="24"/>
                <w:szCs w:val="24"/>
                <w:vertAlign w:val="baseline"/>
                <w:lang w:val="en-US" w:eastAsia="zh-CN"/>
              </w:rPr>
            </w:pPr>
            <w:r>
              <w:rPr>
                <w:rFonts w:hint="eastAsia" w:ascii="宋体" w:hAnsi="宋体" w:eastAsia="宋体" w:cs="Times New Roman"/>
                <w:sz w:val="24"/>
                <w:szCs w:val="24"/>
                <w:vertAlign w:val="baseline"/>
                <w:lang w:val="en-US" w:eastAsia="zh-CN"/>
              </w:rPr>
              <w:t>输出：【</w:t>
            </w:r>
            <w:ins w:id="51" w:author="WPS_1623658868" w:date="2026-08-13T13:09:21Z">
              <w:r>
                <w:rPr>
                  <w:rFonts w:hint="eastAsia" w:ascii="宋体" w:hAnsi="宋体" w:eastAsia="宋体" w:cs="Times New Roman"/>
                  <w:sz w:val="24"/>
                  <w:szCs w:val="24"/>
                  <w:vertAlign w:val="baseline"/>
                  <w:lang w:val="en-US" w:eastAsia="zh-CN"/>
                </w:rPr>
                <w:t>1.</w:t>
              </w:r>
            </w:ins>
            <w:ins w:id="52" w:author="WPS_1623658868" w:date="2026-08-13T13:09:22Z">
              <w:r>
                <w:rPr>
                  <w:rFonts w:hint="eastAsia" w:ascii="宋体" w:hAnsi="宋体" w:eastAsia="宋体" w:cs="Times New Roman"/>
                  <w:sz w:val="24"/>
                  <w:szCs w:val="24"/>
                  <w:vertAlign w:val="baseline"/>
                  <w:lang w:val="en-US" w:eastAsia="zh-CN"/>
                </w:rPr>
                <w:t>20</w:t>
              </w:r>
            </w:ins>
            <w:r>
              <w:rPr>
                <w:rFonts w:hint="eastAsia" w:ascii="宋体" w:hAnsi="宋体" w:eastAsia="宋体" w:cs="Times New Roman"/>
                <w:sz w:val="24"/>
                <w:szCs w:val="24"/>
                <w:vertAlign w:val="baseline"/>
                <w:lang w:val="en-US" w:eastAsia="zh-CN"/>
              </w:rPr>
              <w:t>】</w:t>
            </w:r>
          </w:p>
        </w:tc>
        <w:tc>
          <w:tcPr>
            <w:tcW w:w="836" w:type="pct"/>
            <w:tcPrChange w:id="53" w:author="WPS_1623658868" w:date="2026-08-14T13:54:42Z">
              <w:tcPr>
                <w:tcW w:w="1332" w:type="pct"/>
              </w:tcPr>
            </w:tcPrChange>
          </w:tcPr>
          <w:p w14:paraId="09EABE44">
            <w:pPr>
              <w:pStyle w:val="14"/>
              <w:numPr>
                <w:ilvl w:val="-1"/>
                <w:numId w:val="0"/>
              </w:numPr>
              <w:spacing w:line="360" w:lineRule="auto"/>
              <w:rPr>
                <w:rFonts w:hint="eastAsia" w:ascii="宋体" w:hAnsi="宋体" w:eastAsia="宋体" w:cs="Times New Roman"/>
                <w:sz w:val="24"/>
                <w:szCs w:val="24"/>
                <w:vertAlign w:val="baseline"/>
                <w:lang w:val="en-US" w:eastAsia="zh-CN"/>
              </w:rPr>
            </w:pPr>
            <w:ins w:id="54" w:author="WPS_1623658868" w:date="2026-08-14T13:54:33Z">
              <w:r>
                <w:rPr>
                  <w:rFonts w:hint="eastAsia" w:ascii="宋体" w:hAnsi="宋体" w:eastAsia="宋体" w:cs="Times New Roman"/>
                  <w:sz w:val="24"/>
                  <w:szCs w:val="24"/>
                  <w:vertAlign w:val="baseline"/>
                  <w:lang w:val="en-US" w:eastAsia="zh-CN"/>
                </w:rPr>
                <w:t>6折</w:t>
              </w:r>
            </w:ins>
          </w:p>
        </w:tc>
        <w:tc>
          <w:tcPr>
            <w:tcW w:w="1563" w:type="pct"/>
            <w:vMerge w:val="continue"/>
            <w:tcPrChange w:id="55" w:author="WPS_1623658868" w:date="2026-08-14T13:54:42Z">
              <w:tcPr>
                <w:tcW w:w="1332" w:type="pct"/>
                <w:vMerge w:val="continue"/>
              </w:tcPr>
            </w:tcPrChange>
          </w:tcPr>
          <w:p w14:paraId="75B2C803">
            <w:pPr>
              <w:pStyle w:val="14"/>
              <w:spacing w:line="360" w:lineRule="auto"/>
              <w:rPr>
                <w:rFonts w:hint="eastAsia" w:ascii="宋体" w:hAnsi="宋体" w:eastAsia="宋体" w:cs="Times New Roman"/>
                <w:sz w:val="24"/>
                <w:szCs w:val="24"/>
                <w:vertAlign w:val="baseline"/>
                <w:lang w:val="en-US" w:eastAsia="zh-CN"/>
              </w:rPr>
            </w:pPr>
          </w:p>
        </w:tc>
      </w:tr>
      <w:tr w14:paraId="795B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7"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9" w:hRule="atLeast"/>
          <w:ins w:id="56" w:author="WPS_1623658868" w:date="2026-08-13T13:06:26Z"/>
          <w:trPrChange w:id="57" w:author="WPS_1623658868" w:date="2026-08-14T13:54:42Z">
            <w:trPr>
              <w:trHeight w:val="229" w:hRule="atLeast"/>
            </w:trPr>
          </w:trPrChange>
        </w:trPr>
        <w:tc>
          <w:tcPr>
            <w:tcW w:w="1145" w:type="pct"/>
            <w:vMerge w:val="restart"/>
            <w:tcPrChange w:id="58" w:author="WPS_1623658868" w:date="2026-08-14T13:54:42Z">
              <w:tcPr>
                <w:tcW w:w="1109" w:type="pct"/>
                <w:vMerge w:val="restart"/>
              </w:tcPr>
            </w:tcPrChange>
          </w:tcPr>
          <w:p w14:paraId="06149146">
            <w:pPr>
              <w:pStyle w:val="14"/>
              <w:numPr>
                <w:ilvl w:val="0"/>
                <w:numId w:val="0"/>
              </w:numPr>
              <w:spacing w:line="360" w:lineRule="auto"/>
              <w:rPr>
                <w:ins w:id="60" w:author="WPS_1623658868" w:date="2026-08-13T13:06:26Z"/>
                <w:rFonts w:hint="eastAsia" w:ascii="宋体" w:hAnsi="宋体" w:eastAsia="宋体" w:cs="Times New Roman"/>
                <w:sz w:val="24"/>
                <w:szCs w:val="24"/>
                <w:rPrChange w:id="61" w:author="WPS_1623658868" w:date="2026-08-13T13:06:38Z">
                  <w:rPr>
                    <w:ins w:id="62" w:author="WPS_1623658868" w:date="2026-08-13T13:06:26Z"/>
                  </w:rPr>
                </w:rPrChange>
              </w:rPr>
              <w:pPrChange w:id="59" w:author="WPS_1623658868" w:date="2026-08-13T13:06:38Z">
                <w:pPr>
                  <w:pStyle w:val="14"/>
                  <w:spacing w:line="360" w:lineRule="auto"/>
                </w:pPr>
              </w:pPrChange>
            </w:pPr>
            <w:ins w:id="63" w:author="WPS_1623658868" w:date="2026-08-13T13:07:09Z">
              <w:r>
                <w:rPr>
                  <w:rFonts w:hint="eastAsia" w:ascii="宋体" w:hAnsi="宋体" w:eastAsia="宋体" w:cs="Times New Roman"/>
                  <w:sz w:val="24"/>
                  <w:szCs w:val="24"/>
                  <w:vertAlign w:val="baseline"/>
                  <w:lang w:val="en-US" w:eastAsia="zh-CN"/>
                </w:rPr>
                <w:t>【</w:t>
              </w:r>
            </w:ins>
            <w:ins w:id="64" w:author="WPS_1623658868" w:date="2026-08-13T13:07:17Z">
              <w:r>
                <w:rPr>
                  <w:rFonts w:hint="eastAsia" w:ascii="宋体" w:hAnsi="宋体" w:eastAsia="宋体" w:cs="Times New Roman"/>
                  <w:sz w:val="24"/>
                  <w:szCs w:val="24"/>
                  <w:vertAlign w:val="baseline"/>
                  <w:lang w:val="en-US" w:eastAsia="zh-CN"/>
                </w:rPr>
                <w:t>deepseek-v4-flash（正式版）</w:t>
              </w:r>
            </w:ins>
            <w:ins w:id="65" w:author="WPS_1623658868" w:date="2026-08-13T13:07:09Z">
              <w:r>
                <w:rPr>
                  <w:rFonts w:hint="eastAsia" w:ascii="宋体" w:hAnsi="宋体" w:eastAsia="宋体" w:cs="Times New Roman"/>
                  <w:sz w:val="24"/>
                  <w:szCs w:val="24"/>
                  <w:vertAlign w:val="baseline"/>
                  <w:lang w:val="en-US" w:eastAsia="zh-CN"/>
                </w:rPr>
                <w:t>】</w:t>
              </w:r>
            </w:ins>
          </w:p>
        </w:tc>
        <w:tc>
          <w:tcPr>
            <w:tcW w:w="1454" w:type="pct"/>
            <w:tcPrChange w:id="66" w:author="WPS_1623658868" w:date="2026-08-14T13:54:42Z">
              <w:tcPr>
                <w:tcW w:w="1226" w:type="pct"/>
              </w:tcPr>
            </w:tcPrChange>
          </w:tcPr>
          <w:p w14:paraId="23B7B7E0">
            <w:pPr>
              <w:pStyle w:val="14"/>
              <w:numPr>
                <w:ilvl w:val="-1"/>
                <w:numId w:val="0"/>
              </w:numPr>
              <w:spacing w:line="360" w:lineRule="auto"/>
              <w:rPr>
                <w:ins w:id="67" w:author="WPS_1623658868" w:date="2026-08-13T13:06:26Z"/>
                <w:rFonts w:hint="eastAsia" w:ascii="宋体" w:hAnsi="宋体" w:eastAsia="宋体" w:cs="Times New Roman"/>
                <w:sz w:val="24"/>
                <w:szCs w:val="24"/>
                <w:vertAlign w:val="baseline"/>
                <w:lang w:val="en-US" w:eastAsia="zh-CN"/>
              </w:rPr>
            </w:pPr>
            <w:ins w:id="68" w:author="WPS_1623658868" w:date="2026-08-13T13:08:12Z">
              <w:r>
                <w:rPr>
                  <w:rFonts w:hint="eastAsia" w:ascii="宋体" w:hAnsi="宋体" w:eastAsia="宋体" w:cs="Times New Roman"/>
                  <w:sz w:val="24"/>
                  <w:szCs w:val="24"/>
                  <w:vertAlign w:val="baseline"/>
                  <w:lang w:val="en-US" w:eastAsia="zh-CN"/>
                </w:rPr>
                <w:t>输入：【</w:t>
              </w:r>
            </w:ins>
            <w:ins w:id="69" w:author="WPS_1623658868" w:date="2026-08-13T13:09:33Z">
              <w:r>
                <w:rPr>
                  <w:rFonts w:hint="eastAsia" w:ascii="宋体" w:hAnsi="宋体" w:eastAsia="宋体" w:cs="Times New Roman"/>
                  <w:sz w:val="24"/>
                  <w:szCs w:val="24"/>
                  <w:vertAlign w:val="baseline"/>
                  <w:lang w:val="en-US" w:eastAsia="zh-CN"/>
                </w:rPr>
                <w:t>0.6</w:t>
              </w:r>
            </w:ins>
            <w:ins w:id="70" w:author="WPS_1623658868" w:date="2026-08-13T13:09:35Z">
              <w:r>
                <w:rPr>
                  <w:rFonts w:hint="eastAsia" w:ascii="宋体" w:hAnsi="宋体" w:eastAsia="宋体" w:cs="Times New Roman"/>
                  <w:sz w:val="24"/>
                  <w:szCs w:val="24"/>
                  <w:vertAlign w:val="baseline"/>
                  <w:lang w:val="en-US" w:eastAsia="zh-CN"/>
                </w:rPr>
                <w:t>0</w:t>
              </w:r>
            </w:ins>
            <w:ins w:id="71" w:author="WPS_1623658868" w:date="2026-08-13T13:08:12Z">
              <w:r>
                <w:rPr>
                  <w:rFonts w:hint="eastAsia" w:ascii="宋体" w:hAnsi="宋体" w:eastAsia="宋体" w:cs="Times New Roman"/>
                  <w:sz w:val="24"/>
                  <w:szCs w:val="24"/>
                  <w:vertAlign w:val="baseline"/>
                  <w:lang w:val="en-US" w:eastAsia="zh-CN"/>
                </w:rPr>
                <w:t>】</w:t>
              </w:r>
            </w:ins>
          </w:p>
        </w:tc>
        <w:tc>
          <w:tcPr>
            <w:tcW w:w="836" w:type="pct"/>
            <w:tcPrChange w:id="72" w:author="WPS_1623658868" w:date="2026-08-14T13:54:42Z">
              <w:tcPr>
                <w:tcW w:w="1332" w:type="pct"/>
              </w:tcPr>
            </w:tcPrChange>
          </w:tcPr>
          <w:p w14:paraId="168DCE08">
            <w:pPr>
              <w:pStyle w:val="14"/>
              <w:numPr>
                <w:ilvl w:val="-1"/>
                <w:numId w:val="0"/>
              </w:numPr>
              <w:spacing w:line="360" w:lineRule="auto"/>
              <w:rPr>
                <w:ins w:id="73" w:author="WPS_1623658868" w:date="2026-08-13T13:06:26Z"/>
                <w:rFonts w:hint="eastAsia" w:ascii="宋体" w:hAnsi="宋体" w:eastAsia="宋体" w:cs="Times New Roman"/>
                <w:sz w:val="24"/>
                <w:szCs w:val="24"/>
                <w:vertAlign w:val="baseline"/>
                <w:lang w:val="en-US" w:eastAsia="zh-CN"/>
              </w:rPr>
            </w:pPr>
            <w:ins w:id="74" w:author="WPS_1623658868" w:date="2026-08-14T13:54:34Z">
              <w:r>
                <w:rPr>
                  <w:rFonts w:hint="eastAsia" w:ascii="宋体" w:hAnsi="宋体" w:eastAsia="宋体" w:cs="Times New Roman"/>
                  <w:sz w:val="24"/>
                  <w:szCs w:val="24"/>
                  <w:vertAlign w:val="baseline"/>
                  <w:lang w:val="en-US" w:eastAsia="zh-CN"/>
                </w:rPr>
                <w:t>6折</w:t>
              </w:r>
            </w:ins>
          </w:p>
        </w:tc>
        <w:tc>
          <w:tcPr>
            <w:tcW w:w="1563" w:type="pct"/>
            <w:vMerge w:val="continue"/>
            <w:tcPrChange w:id="75" w:author="WPS_1623658868" w:date="2026-08-14T13:54:42Z">
              <w:tcPr>
                <w:tcW w:w="1332" w:type="pct"/>
                <w:vMerge w:val="continue"/>
              </w:tcPr>
            </w:tcPrChange>
          </w:tcPr>
          <w:p w14:paraId="7729FDA9">
            <w:pPr>
              <w:pStyle w:val="14"/>
              <w:numPr>
                <w:ilvl w:val="0"/>
                <w:numId w:val="0"/>
              </w:numPr>
              <w:spacing w:line="360" w:lineRule="auto"/>
              <w:rPr>
                <w:ins w:id="77" w:author="WPS_1623658868" w:date="2026-08-13T13:06:26Z"/>
                <w:rFonts w:hint="eastAsia" w:ascii="宋体" w:hAnsi="宋体" w:eastAsia="宋体" w:cs="Times New Roman"/>
                <w:sz w:val="24"/>
                <w:szCs w:val="24"/>
                <w:vertAlign w:val="baseline"/>
                <w:lang w:val="en-US" w:eastAsia="zh-CN"/>
              </w:rPr>
              <w:pPrChange w:id="76" w:author="WPS_1623658868" w:date="2026-08-13T13:06:38Z">
                <w:pPr>
                  <w:pStyle w:val="14"/>
                  <w:spacing w:line="360" w:lineRule="auto"/>
                </w:pPr>
              </w:pPrChange>
            </w:pPr>
          </w:p>
        </w:tc>
      </w:tr>
      <w:tr w14:paraId="1507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9"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9" w:hRule="atLeast"/>
          <w:ins w:id="78" w:author="WPS_1623658868" w:date="2026-08-13T13:06:30Z"/>
          <w:trPrChange w:id="79" w:author="WPS_1623658868" w:date="2026-08-14T13:54:42Z">
            <w:trPr>
              <w:trHeight w:val="229" w:hRule="atLeast"/>
            </w:trPr>
          </w:trPrChange>
        </w:trPr>
        <w:tc>
          <w:tcPr>
            <w:tcW w:w="1145" w:type="pct"/>
            <w:vMerge w:val="continue"/>
            <w:tcPrChange w:id="80" w:author="WPS_1623658868" w:date="2026-08-14T13:54:42Z">
              <w:tcPr>
                <w:tcW w:w="1109" w:type="pct"/>
                <w:vMerge w:val="continue"/>
              </w:tcPr>
            </w:tcPrChange>
          </w:tcPr>
          <w:p w14:paraId="2968C6C7">
            <w:pPr>
              <w:pStyle w:val="14"/>
              <w:numPr>
                <w:ilvl w:val="0"/>
                <w:numId w:val="0"/>
              </w:numPr>
              <w:spacing w:line="360" w:lineRule="auto"/>
              <w:rPr>
                <w:ins w:id="82" w:author="WPS_1623658868" w:date="2026-08-13T13:06:30Z"/>
                <w:rFonts w:hint="eastAsia" w:ascii="宋体" w:hAnsi="宋体" w:eastAsia="宋体" w:cs="Times New Roman"/>
                <w:sz w:val="24"/>
                <w:szCs w:val="24"/>
                <w:rPrChange w:id="83" w:author="WPS_1623658868" w:date="2026-08-13T13:06:38Z">
                  <w:rPr>
                    <w:ins w:id="84" w:author="WPS_1623658868" w:date="2026-08-13T13:06:30Z"/>
                  </w:rPr>
                </w:rPrChange>
              </w:rPr>
              <w:pPrChange w:id="81" w:author="WPS_1623658868" w:date="2026-08-13T13:06:38Z">
                <w:pPr>
                  <w:pStyle w:val="14"/>
                  <w:spacing w:line="360" w:lineRule="auto"/>
                </w:pPr>
              </w:pPrChange>
            </w:pPr>
          </w:p>
        </w:tc>
        <w:tc>
          <w:tcPr>
            <w:tcW w:w="1454" w:type="pct"/>
            <w:tcPrChange w:id="85" w:author="WPS_1623658868" w:date="2026-08-14T13:54:42Z">
              <w:tcPr>
                <w:tcW w:w="1226" w:type="pct"/>
              </w:tcPr>
            </w:tcPrChange>
          </w:tcPr>
          <w:p w14:paraId="08CC9FBB">
            <w:pPr>
              <w:pStyle w:val="14"/>
              <w:numPr>
                <w:ilvl w:val="-1"/>
                <w:numId w:val="0"/>
              </w:numPr>
              <w:spacing w:line="360" w:lineRule="auto"/>
              <w:rPr>
                <w:ins w:id="86" w:author="WPS_1623658868" w:date="2026-08-13T13:06:30Z"/>
                <w:rFonts w:hint="eastAsia" w:ascii="宋体" w:hAnsi="宋体" w:eastAsia="宋体" w:cs="Times New Roman"/>
                <w:sz w:val="24"/>
                <w:szCs w:val="24"/>
                <w:vertAlign w:val="baseline"/>
                <w:lang w:val="en-US" w:eastAsia="zh-CN"/>
              </w:rPr>
            </w:pPr>
            <w:ins w:id="87" w:author="WPS_1623658868" w:date="2026-08-13T13:08:17Z">
              <w:r>
                <w:rPr>
                  <w:rFonts w:hint="eastAsia" w:ascii="宋体" w:hAnsi="宋体" w:eastAsia="宋体" w:cs="Times New Roman"/>
                  <w:sz w:val="24"/>
                  <w:szCs w:val="24"/>
                  <w:vertAlign w:val="baseline"/>
                  <w:lang w:val="en-US" w:eastAsia="zh-CN"/>
                </w:rPr>
                <w:t>输出：【</w:t>
              </w:r>
            </w:ins>
            <w:ins w:id="88" w:author="WPS_1623658868" w:date="2026-08-13T13:09:38Z">
              <w:r>
                <w:rPr>
                  <w:rFonts w:hint="eastAsia" w:ascii="宋体" w:hAnsi="宋体" w:eastAsia="宋体" w:cs="Times New Roman"/>
                  <w:sz w:val="24"/>
                  <w:szCs w:val="24"/>
                  <w:vertAlign w:val="baseline"/>
                  <w:lang w:val="en-US" w:eastAsia="zh-CN"/>
                </w:rPr>
                <w:t>1.</w:t>
              </w:r>
            </w:ins>
            <w:ins w:id="89" w:author="WPS_1623658868" w:date="2026-08-13T13:09:39Z">
              <w:r>
                <w:rPr>
                  <w:rFonts w:hint="eastAsia" w:ascii="宋体" w:hAnsi="宋体" w:eastAsia="宋体" w:cs="Times New Roman"/>
                  <w:sz w:val="24"/>
                  <w:szCs w:val="24"/>
                  <w:vertAlign w:val="baseline"/>
                  <w:lang w:val="en-US" w:eastAsia="zh-CN"/>
                </w:rPr>
                <w:t>20</w:t>
              </w:r>
            </w:ins>
            <w:ins w:id="90" w:author="WPS_1623658868" w:date="2026-08-13T13:08:17Z">
              <w:r>
                <w:rPr>
                  <w:rFonts w:hint="eastAsia" w:ascii="宋体" w:hAnsi="宋体" w:eastAsia="宋体" w:cs="Times New Roman"/>
                  <w:sz w:val="24"/>
                  <w:szCs w:val="24"/>
                  <w:vertAlign w:val="baseline"/>
                  <w:lang w:val="en-US" w:eastAsia="zh-CN"/>
                </w:rPr>
                <w:t>】</w:t>
              </w:r>
            </w:ins>
          </w:p>
        </w:tc>
        <w:tc>
          <w:tcPr>
            <w:tcW w:w="836" w:type="pct"/>
            <w:tcPrChange w:id="91" w:author="WPS_1623658868" w:date="2026-08-14T13:54:42Z">
              <w:tcPr>
                <w:tcW w:w="1332" w:type="pct"/>
              </w:tcPr>
            </w:tcPrChange>
          </w:tcPr>
          <w:p w14:paraId="2C9A00C9">
            <w:pPr>
              <w:pStyle w:val="14"/>
              <w:numPr>
                <w:ilvl w:val="-1"/>
                <w:numId w:val="0"/>
              </w:numPr>
              <w:spacing w:line="360" w:lineRule="auto"/>
              <w:rPr>
                <w:ins w:id="92" w:author="WPS_1623658868" w:date="2026-08-13T13:06:30Z"/>
                <w:rFonts w:hint="eastAsia" w:ascii="宋体" w:hAnsi="宋体" w:eastAsia="宋体" w:cs="Times New Roman"/>
                <w:sz w:val="24"/>
                <w:szCs w:val="24"/>
                <w:vertAlign w:val="baseline"/>
                <w:lang w:val="en-US" w:eastAsia="zh-CN"/>
              </w:rPr>
            </w:pPr>
            <w:ins w:id="93" w:author="WPS_1623658868" w:date="2026-08-14T13:54:34Z">
              <w:r>
                <w:rPr>
                  <w:rFonts w:hint="eastAsia" w:ascii="宋体" w:hAnsi="宋体" w:eastAsia="宋体" w:cs="Times New Roman"/>
                  <w:sz w:val="24"/>
                  <w:szCs w:val="24"/>
                  <w:vertAlign w:val="baseline"/>
                  <w:lang w:val="en-US" w:eastAsia="zh-CN"/>
                </w:rPr>
                <w:t>6折</w:t>
              </w:r>
            </w:ins>
          </w:p>
        </w:tc>
        <w:tc>
          <w:tcPr>
            <w:tcW w:w="1563" w:type="pct"/>
            <w:vMerge w:val="continue"/>
            <w:tcPrChange w:id="94" w:author="WPS_1623658868" w:date="2026-08-14T13:54:42Z">
              <w:tcPr>
                <w:tcW w:w="1332" w:type="pct"/>
                <w:vMerge w:val="continue"/>
              </w:tcPr>
            </w:tcPrChange>
          </w:tcPr>
          <w:p w14:paraId="64043641">
            <w:pPr>
              <w:pStyle w:val="14"/>
              <w:numPr>
                <w:ilvl w:val="0"/>
                <w:numId w:val="0"/>
              </w:numPr>
              <w:spacing w:line="360" w:lineRule="auto"/>
              <w:rPr>
                <w:ins w:id="96" w:author="WPS_1623658868" w:date="2026-08-13T13:06:30Z"/>
                <w:rFonts w:hint="eastAsia" w:ascii="宋体" w:hAnsi="宋体" w:eastAsia="宋体" w:cs="Times New Roman"/>
                <w:sz w:val="24"/>
                <w:szCs w:val="24"/>
                <w:vertAlign w:val="baseline"/>
                <w:lang w:val="en-US" w:eastAsia="zh-CN"/>
              </w:rPr>
              <w:pPrChange w:id="95" w:author="WPS_1623658868" w:date="2026-08-13T13:06:38Z">
                <w:pPr>
                  <w:pStyle w:val="14"/>
                  <w:spacing w:line="360" w:lineRule="auto"/>
                </w:pPr>
              </w:pPrChange>
            </w:pPr>
          </w:p>
        </w:tc>
      </w:tr>
      <w:tr w14:paraId="4BD0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98"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9" w:hRule="atLeast"/>
          <w:ins w:id="97" w:author="WPS_1623658868" w:date="2026-08-13T13:06:32Z"/>
          <w:trPrChange w:id="98" w:author="WPS_1623658868" w:date="2026-08-14T13:54:42Z">
            <w:trPr>
              <w:trHeight w:val="229" w:hRule="atLeast"/>
            </w:trPr>
          </w:trPrChange>
        </w:trPr>
        <w:tc>
          <w:tcPr>
            <w:tcW w:w="1145" w:type="pct"/>
            <w:vMerge w:val="restart"/>
            <w:tcPrChange w:id="99" w:author="WPS_1623658868" w:date="2026-08-14T13:54:42Z">
              <w:tcPr>
                <w:tcW w:w="1109" w:type="pct"/>
                <w:vMerge w:val="restart"/>
              </w:tcPr>
            </w:tcPrChange>
          </w:tcPr>
          <w:p w14:paraId="301892C7">
            <w:pPr>
              <w:pStyle w:val="14"/>
              <w:spacing w:line="360" w:lineRule="auto"/>
              <w:ind w:firstLine="0" w:firstLineChars="0"/>
              <w:rPr>
                <w:ins w:id="101" w:author="WPS_1623658868" w:date="2026-08-13T13:06:32Z"/>
              </w:rPr>
              <w:pPrChange w:id="100" w:author="WPS_1623658868" w:date="2026-08-13T13:07:59Z">
                <w:pPr>
                  <w:pStyle w:val="14"/>
                  <w:spacing w:line="360" w:lineRule="auto"/>
                </w:pPr>
              </w:pPrChange>
            </w:pPr>
            <w:ins w:id="102" w:author="WPS_1623658868" w:date="2026-08-13T13:08:00Z">
              <w:r>
                <w:rPr>
                  <w:rFonts w:hint="eastAsia" w:ascii="宋体" w:hAnsi="宋体" w:eastAsia="宋体" w:cs="Times New Roman"/>
                  <w:sz w:val="24"/>
                  <w:szCs w:val="24"/>
                  <w:vertAlign w:val="baseline"/>
                  <w:lang w:val="en-US" w:eastAsia="zh-CN"/>
                </w:rPr>
                <w:t>【</w:t>
              </w:r>
            </w:ins>
            <w:ins w:id="103" w:author="WPS_1623658868" w:date="2026-08-13T13:08:08Z">
              <w:r>
                <w:rPr>
                  <w:rFonts w:hint="eastAsia" w:ascii="宋体" w:hAnsi="宋体" w:eastAsia="宋体" w:cs="Times New Roman"/>
                  <w:sz w:val="24"/>
                  <w:szCs w:val="24"/>
                  <w:vertAlign w:val="baseline"/>
                  <w:lang w:val="en-US" w:eastAsia="zh-CN"/>
                </w:rPr>
                <w:t>deepseek-v4-pro</w:t>
              </w:r>
            </w:ins>
            <w:ins w:id="104" w:author="WPS_1623658868" w:date="2026-08-13T13:08:00Z">
              <w:r>
                <w:rPr>
                  <w:rFonts w:hint="eastAsia" w:ascii="宋体" w:hAnsi="宋体" w:eastAsia="宋体" w:cs="Times New Roman"/>
                  <w:sz w:val="24"/>
                  <w:szCs w:val="24"/>
                  <w:vertAlign w:val="baseline"/>
                  <w:lang w:val="en-US" w:eastAsia="zh-CN"/>
                </w:rPr>
                <w:t>】</w:t>
              </w:r>
            </w:ins>
          </w:p>
        </w:tc>
        <w:tc>
          <w:tcPr>
            <w:tcW w:w="1454" w:type="pct"/>
            <w:tcPrChange w:id="105" w:author="WPS_1623658868" w:date="2026-08-14T13:54:42Z">
              <w:tcPr>
                <w:tcW w:w="1226" w:type="pct"/>
              </w:tcPr>
            </w:tcPrChange>
          </w:tcPr>
          <w:p w14:paraId="2DAF28BF">
            <w:pPr>
              <w:pStyle w:val="14"/>
              <w:numPr>
                <w:ilvl w:val="-1"/>
                <w:numId w:val="0"/>
              </w:numPr>
              <w:spacing w:line="360" w:lineRule="auto"/>
              <w:rPr>
                <w:ins w:id="106" w:author="WPS_1623658868" w:date="2026-08-13T13:06:32Z"/>
                <w:rFonts w:hint="eastAsia" w:ascii="宋体" w:hAnsi="宋体" w:eastAsia="宋体" w:cs="Times New Roman"/>
                <w:sz w:val="24"/>
                <w:szCs w:val="24"/>
                <w:vertAlign w:val="baseline"/>
                <w:lang w:val="en-US" w:eastAsia="zh-CN"/>
              </w:rPr>
            </w:pPr>
            <w:ins w:id="107" w:author="WPS_1623658868" w:date="2026-08-13T13:08:14Z">
              <w:r>
                <w:rPr>
                  <w:rFonts w:hint="eastAsia" w:ascii="宋体" w:hAnsi="宋体" w:eastAsia="宋体" w:cs="Times New Roman"/>
                  <w:sz w:val="24"/>
                  <w:szCs w:val="24"/>
                  <w:vertAlign w:val="baseline"/>
                  <w:lang w:val="en-US" w:eastAsia="zh-CN"/>
                </w:rPr>
                <w:t>输入：【</w:t>
              </w:r>
            </w:ins>
            <w:ins w:id="108" w:author="WPS_1623658868" w:date="2026-08-13T13:09:45Z">
              <w:r>
                <w:rPr>
                  <w:rFonts w:hint="eastAsia" w:ascii="宋体" w:hAnsi="宋体" w:eastAsia="宋体" w:cs="Times New Roman"/>
                  <w:sz w:val="24"/>
                  <w:szCs w:val="24"/>
                  <w:vertAlign w:val="baseline"/>
                  <w:lang w:val="en-US" w:eastAsia="zh-CN"/>
                </w:rPr>
                <w:t>1</w:t>
              </w:r>
            </w:ins>
            <w:ins w:id="109" w:author="WPS_1623658868" w:date="2026-08-13T13:09:46Z">
              <w:r>
                <w:rPr>
                  <w:rFonts w:hint="eastAsia" w:ascii="宋体" w:hAnsi="宋体" w:eastAsia="宋体" w:cs="Times New Roman"/>
                  <w:sz w:val="24"/>
                  <w:szCs w:val="24"/>
                  <w:vertAlign w:val="baseline"/>
                  <w:lang w:val="en-US" w:eastAsia="zh-CN"/>
                </w:rPr>
                <w:t>.80</w:t>
              </w:r>
            </w:ins>
            <w:ins w:id="110" w:author="WPS_1623658868" w:date="2026-08-13T13:08:14Z">
              <w:r>
                <w:rPr>
                  <w:rFonts w:hint="eastAsia" w:ascii="宋体" w:hAnsi="宋体" w:eastAsia="宋体" w:cs="Times New Roman"/>
                  <w:sz w:val="24"/>
                  <w:szCs w:val="24"/>
                  <w:vertAlign w:val="baseline"/>
                  <w:lang w:val="en-US" w:eastAsia="zh-CN"/>
                </w:rPr>
                <w:t>】</w:t>
              </w:r>
            </w:ins>
          </w:p>
        </w:tc>
        <w:tc>
          <w:tcPr>
            <w:tcW w:w="836" w:type="pct"/>
            <w:tcPrChange w:id="111" w:author="WPS_1623658868" w:date="2026-08-14T13:54:42Z">
              <w:tcPr>
                <w:tcW w:w="1332" w:type="pct"/>
              </w:tcPr>
            </w:tcPrChange>
          </w:tcPr>
          <w:p w14:paraId="3EA60B25">
            <w:pPr>
              <w:pStyle w:val="14"/>
              <w:numPr>
                <w:ilvl w:val="-1"/>
                <w:numId w:val="0"/>
              </w:numPr>
              <w:spacing w:line="360" w:lineRule="auto"/>
              <w:rPr>
                <w:ins w:id="112" w:author="WPS_1623658868" w:date="2026-08-13T13:06:32Z"/>
                <w:rFonts w:hint="eastAsia" w:ascii="宋体" w:hAnsi="宋体" w:eastAsia="宋体" w:cs="Times New Roman"/>
                <w:sz w:val="24"/>
                <w:szCs w:val="24"/>
                <w:vertAlign w:val="baseline"/>
                <w:lang w:val="en-US" w:eastAsia="zh-CN"/>
              </w:rPr>
            </w:pPr>
            <w:ins w:id="113" w:author="WPS_1623658868" w:date="2026-08-14T13:54:35Z">
              <w:r>
                <w:rPr>
                  <w:rFonts w:hint="eastAsia" w:ascii="宋体" w:hAnsi="宋体" w:eastAsia="宋体" w:cs="Times New Roman"/>
                  <w:sz w:val="24"/>
                  <w:szCs w:val="24"/>
                  <w:vertAlign w:val="baseline"/>
                  <w:lang w:val="en-US" w:eastAsia="zh-CN"/>
                </w:rPr>
                <w:t>6折</w:t>
              </w:r>
            </w:ins>
          </w:p>
        </w:tc>
        <w:tc>
          <w:tcPr>
            <w:tcW w:w="1563" w:type="pct"/>
            <w:vMerge w:val="continue"/>
            <w:tcPrChange w:id="114" w:author="WPS_1623658868" w:date="2026-08-14T13:54:42Z">
              <w:tcPr>
                <w:tcW w:w="1332" w:type="pct"/>
                <w:vMerge w:val="continue"/>
              </w:tcPr>
            </w:tcPrChange>
          </w:tcPr>
          <w:p w14:paraId="1FB6943F">
            <w:pPr>
              <w:pStyle w:val="14"/>
              <w:spacing w:line="360" w:lineRule="auto"/>
              <w:rPr>
                <w:ins w:id="115" w:author="WPS_1623658868" w:date="2026-08-13T13:06:32Z"/>
                <w:rFonts w:hint="eastAsia" w:ascii="宋体" w:hAnsi="宋体" w:eastAsia="宋体" w:cs="Times New Roman"/>
                <w:sz w:val="24"/>
                <w:szCs w:val="24"/>
                <w:vertAlign w:val="baseline"/>
                <w:lang w:val="en-US" w:eastAsia="zh-CN"/>
              </w:rPr>
            </w:pPr>
          </w:p>
        </w:tc>
      </w:tr>
      <w:tr w14:paraId="32D7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7" w:author="WPS_1623658868" w:date="2026-08-14T13:54: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229" w:hRule="atLeast"/>
          <w:ins w:id="116" w:author="WPS_1623658868" w:date="2026-08-13T13:07:22Z"/>
          <w:trPrChange w:id="117" w:author="WPS_1623658868" w:date="2026-08-14T13:54:42Z">
            <w:trPr>
              <w:trHeight w:val="229" w:hRule="atLeast"/>
            </w:trPr>
          </w:trPrChange>
        </w:trPr>
        <w:tc>
          <w:tcPr>
            <w:tcW w:w="1145" w:type="pct"/>
            <w:vMerge w:val="continue"/>
            <w:tcPrChange w:id="118" w:author="WPS_1623658868" w:date="2026-08-14T13:54:42Z">
              <w:tcPr>
                <w:tcW w:w="1109" w:type="pct"/>
                <w:vMerge w:val="continue"/>
              </w:tcPr>
            </w:tcPrChange>
          </w:tcPr>
          <w:p w14:paraId="1E38F3EB">
            <w:pPr>
              <w:pStyle w:val="14"/>
              <w:spacing w:line="360" w:lineRule="auto"/>
              <w:rPr>
                <w:ins w:id="119" w:author="WPS_1623658868" w:date="2026-08-13T13:07:22Z"/>
              </w:rPr>
            </w:pPr>
          </w:p>
        </w:tc>
        <w:tc>
          <w:tcPr>
            <w:tcW w:w="1454" w:type="pct"/>
            <w:tcPrChange w:id="120" w:author="WPS_1623658868" w:date="2026-08-14T13:54:42Z">
              <w:tcPr>
                <w:tcW w:w="1226" w:type="pct"/>
              </w:tcPr>
            </w:tcPrChange>
          </w:tcPr>
          <w:p w14:paraId="454ECF77">
            <w:pPr>
              <w:pStyle w:val="14"/>
              <w:numPr>
                <w:ilvl w:val="-1"/>
                <w:numId w:val="0"/>
              </w:numPr>
              <w:spacing w:line="360" w:lineRule="auto"/>
              <w:rPr>
                <w:ins w:id="121" w:author="WPS_1623658868" w:date="2026-08-13T13:07:22Z"/>
                <w:rFonts w:hint="eastAsia" w:ascii="宋体" w:hAnsi="宋体" w:eastAsia="宋体" w:cs="Times New Roman"/>
                <w:sz w:val="24"/>
                <w:szCs w:val="24"/>
                <w:vertAlign w:val="baseline"/>
                <w:lang w:val="en-US" w:eastAsia="zh-CN"/>
              </w:rPr>
            </w:pPr>
            <w:ins w:id="122" w:author="WPS_1623658868" w:date="2026-08-13T13:08:16Z">
              <w:r>
                <w:rPr>
                  <w:rFonts w:hint="eastAsia" w:ascii="宋体" w:hAnsi="宋体" w:eastAsia="宋体" w:cs="Times New Roman"/>
                  <w:sz w:val="24"/>
                  <w:szCs w:val="24"/>
                  <w:vertAlign w:val="baseline"/>
                  <w:lang w:val="en-US" w:eastAsia="zh-CN"/>
                </w:rPr>
                <w:t>输出：【</w:t>
              </w:r>
            </w:ins>
            <w:ins w:id="123" w:author="WPS_1623658868" w:date="2026-08-13T13:09:49Z">
              <w:r>
                <w:rPr>
                  <w:rFonts w:hint="eastAsia" w:ascii="宋体" w:hAnsi="宋体" w:eastAsia="宋体" w:cs="Times New Roman"/>
                  <w:sz w:val="24"/>
                  <w:szCs w:val="24"/>
                  <w:vertAlign w:val="baseline"/>
                  <w:lang w:val="en-US" w:eastAsia="zh-CN"/>
                </w:rPr>
                <w:t>3.6</w:t>
              </w:r>
            </w:ins>
            <w:ins w:id="124" w:author="WPS_1623658868" w:date="2026-08-13T13:09:50Z">
              <w:r>
                <w:rPr>
                  <w:rFonts w:hint="eastAsia" w:ascii="宋体" w:hAnsi="宋体" w:eastAsia="宋体" w:cs="Times New Roman"/>
                  <w:sz w:val="24"/>
                  <w:szCs w:val="24"/>
                  <w:vertAlign w:val="baseline"/>
                  <w:lang w:val="en-US" w:eastAsia="zh-CN"/>
                </w:rPr>
                <w:t>0</w:t>
              </w:r>
            </w:ins>
            <w:ins w:id="125" w:author="WPS_1623658868" w:date="2026-08-13T13:08:16Z">
              <w:r>
                <w:rPr>
                  <w:rFonts w:hint="eastAsia" w:ascii="宋体" w:hAnsi="宋体" w:eastAsia="宋体" w:cs="Times New Roman"/>
                  <w:sz w:val="24"/>
                  <w:szCs w:val="24"/>
                  <w:vertAlign w:val="baseline"/>
                  <w:lang w:val="en-US" w:eastAsia="zh-CN"/>
                </w:rPr>
                <w:t>】</w:t>
              </w:r>
            </w:ins>
          </w:p>
        </w:tc>
        <w:tc>
          <w:tcPr>
            <w:tcW w:w="836" w:type="pct"/>
            <w:tcPrChange w:id="126" w:author="WPS_1623658868" w:date="2026-08-14T13:54:42Z">
              <w:tcPr>
                <w:tcW w:w="1332" w:type="pct"/>
              </w:tcPr>
            </w:tcPrChange>
          </w:tcPr>
          <w:p w14:paraId="764185B5">
            <w:pPr>
              <w:pStyle w:val="14"/>
              <w:numPr>
                <w:ilvl w:val="-1"/>
                <w:numId w:val="0"/>
              </w:numPr>
              <w:spacing w:line="360" w:lineRule="auto"/>
              <w:rPr>
                <w:ins w:id="127" w:author="WPS_1623658868" w:date="2026-08-13T13:07:22Z"/>
                <w:rFonts w:hint="eastAsia" w:ascii="宋体" w:hAnsi="宋体" w:eastAsia="宋体" w:cs="Times New Roman"/>
                <w:sz w:val="24"/>
                <w:szCs w:val="24"/>
                <w:vertAlign w:val="baseline"/>
                <w:lang w:val="en-US" w:eastAsia="zh-CN"/>
              </w:rPr>
            </w:pPr>
            <w:ins w:id="128" w:author="WPS_1623658868" w:date="2026-08-14T13:54:36Z">
              <w:r>
                <w:rPr>
                  <w:rFonts w:hint="eastAsia" w:ascii="宋体" w:hAnsi="宋体" w:eastAsia="宋体" w:cs="Times New Roman"/>
                  <w:sz w:val="24"/>
                  <w:szCs w:val="24"/>
                  <w:vertAlign w:val="baseline"/>
                  <w:lang w:val="en-US" w:eastAsia="zh-CN"/>
                </w:rPr>
                <w:t>6折</w:t>
              </w:r>
            </w:ins>
          </w:p>
        </w:tc>
        <w:tc>
          <w:tcPr>
            <w:tcW w:w="1563" w:type="pct"/>
            <w:vMerge w:val="continue"/>
            <w:tcPrChange w:id="129" w:author="WPS_1623658868" w:date="2026-08-14T13:54:42Z">
              <w:tcPr>
                <w:tcW w:w="1332" w:type="pct"/>
                <w:vMerge w:val="continue"/>
              </w:tcPr>
            </w:tcPrChange>
          </w:tcPr>
          <w:p w14:paraId="60639C8E">
            <w:pPr>
              <w:pStyle w:val="14"/>
              <w:spacing w:line="360" w:lineRule="auto"/>
              <w:rPr>
                <w:ins w:id="130" w:author="WPS_1623658868" w:date="2026-08-13T13:07:22Z"/>
                <w:rFonts w:hint="eastAsia" w:ascii="宋体" w:hAnsi="宋体" w:eastAsia="宋体" w:cs="Times New Roman"/>
                <w:sz w:val="24"/>
                <w:szCs w:val="24"/>
                <w:vertAlign w:val="baseline"/>
                <w:lang w:val="en-US" w:eastAsia="zh-CN"/>
              </w:rPr>
            </w:pPr>
          </w:p>
        </w:tc>
      </w:tr>
    </w:tbl>
    <w:p w14:paraId="42FF9467">
      <w:pPr>
        <w:pStyle w:val="14"/>
        <w:numPr>
          <w:ilvl w:val="-1"/>
          <w:numId w:val="0"/>
        </w:numPr>
        <w:spacing w:line="360" w:lineRule="auto"/>
        <w:ind w:left="0" w:firstLine="0" w:firstLineChars="0"/>
        <w:rPr>
          <w:rFonts w:ascii="宋体" w:hAnsi="宋体" w:eastAsia="宋体" w:cs="Times New Roman"/>
          <w:sz w:val="24"/>
          <w:szCs w:val="24"/>
        </w:rPr>
      </w:pPr>
    </w:p>
    <w:p w14:paraId="65AD9353">
      <w:pPr>
        <w:pStyle w:val="14"/>
        <w:numPr>
          <w:ilvl w:val="-1"/>
          <w:numId w:val="0"/>
        </w:numPr>
        <w:spacing w:line="360" w:lineRule="auto"/>
        <w:ind w:left="0" w:firstLine="0" w:firstLineChars="0"/>
        <w:rPr>
          <w:rFonts w:ascii="宋体" w:hAnsi="宋体" w:eastAsia="宋体" w:cs="Times New Roman"/>
          <w:sz w:val="24"/>
          <w:szCs w:val="24"/>
        </w:rPr>
      </w:pPr>
    </w:p>
    <w:p w14:paraId="439104EB">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本协议采用</w:t>
      </w:r>
      <w:r>
        <w:rPr>
          <w:rFonts w:hint="eastAsia" w:ascii="宋体" w:hAnsi="宋体" w:eastAsia="宋体" w:cs="Times New Roman"/>
          <w:sz w:val="24"/>
          <w:szCs w:val="24"/>
          <w:lang w:val="en-US" w:eastAsia="zh-CN"/>
        </w:rPr>
        <w:t>以下第【</w:t>
      </w:r>
      <w:ins w:id="131" w:author="WPS_1623658868" w:date="2026-08-13T11:58:14Z">
        <w:r>
          <w:rPr>
            <w:rFonts w:hint="eastAsia" w:ascii="宋体" w:hAnsi="宋体" w:eastAsia="宋体" w:cs="Times New Roman"/>
            <w:sz w:val="24"/>
            <w:szCs w:val="24"/>
            <w:lang w:val="en-US" w:eastAsia="zh-CN"/>
          </w:rPr>
          <w:t>2</w:t>
        </w:r>
      </w:ins>
      <w:r>
        <w:rPr>
          <w:rFonts w:hint="eastAsia" w:ascii="宋体" w:hAnsi="宋体" w:eastAsia="宋体" w:cs="Times New Roman"/>
          <w:sz w:val="24"/>
          <w:szCs w:val="24"/>
          <w:lang w:val="en-US" w:eastAsia="zh-CN"/>
        </w:rPr>
        <w:t>】种方式进行结算：</w:t>
      </w:r>
      <w:bookmarkStart w:id="2" w:name="_GoBack"/>
      <w:bookmarkEnd w:id="2"/>
    </w:p>
    <w:p w14:paraId="6AF40C58">
      <w:pPr>
        <w:pStyle w:val="14"/>
        <w:numPr>
          <w:ilvl w:val="-1"/>
          <w:numId w:val="0"/>
        </w:numPr>
        <w:spacing w:line="360" w:lineRule="auto"/>
        <w:ind w:left="904" w:leftChars="202" w:hanging="480" w:hangingChars="200"/>
        <w:rPr>
          <w:rFonts w:hint="default" w:ascii="宋体" w:hAnsi="宋体" w:eastAsia="宋体" w:cs="Times New Roman"/>
          <w:sz w:val="24"/>
          <w:szCs w:val="24"/>
          <w:lang w:val="en-US"/>
        </w:rPr>
      </w:pPr>
      <w:r>
        <w:rPr>
          <w:rFonts w:hint="eastAsia" w:ascii="宋体" w:hAnsi="宋体" w:eastAsia="宋体" w:cs="Times New Roman"/>
          <w:sz w:val="24"/>
          <w:szCs w:val="24"/>
          <w:lang w:val="en-US" w:eastAsia="zh-CN"/>
        </w:rPr>
        <w:t xml:space="preserve">    （1</w:t>
      </w:r>
      <w:r>
        <w:rPr>
          <w:rFonts w:hint="eastAsia" w:ascii="宋体" w:hAnsi="宋体" w:eastAsia="宋体" w:cs="Times New Roman"/>
          <w:b/>
          <w:bCs/>
          <w:sz w:val="24"/>
          <w:szCs w:val="24"/>
          <w:lang w:val="en-US" w:eastAsia="zh-CN"/>
        </w:rPr>
        <w:t>）先付费，后使用</w:t>
      </w:r>
      <w:r>
        <w:rPr>
          <w:rFonts w:hint="eastAsia" w:ascii="宋体" w:hAnsi="宋体" w:eastAsia="宋体" w:cs="Times New Roman"/>
          <w:sz w:val="24"/>
          <w:szCs w:val="24"/>
          <w:lang w:val="en-US" w:eastAsia="zh-CN"/>
        </w:rPr>
        <w:t>的计价模式。</w:t>
      </w:r>
      <w:r>
        <w:rPr>
          <w:rFonts w:hint="eastAsia" w:ascii="宋体" w:hAnsi="宋体" w:eastAsia="宋体" w:cs="Times New Roman"/>
          <w:sz w:val="24"/>
          <w:szCs w:val="24"/>
        </w:rPr>
        <w:t>自本协议生效之日起三个工作日内，甲方通过对公银行转账方式向乙方一次性支付首期服务费人民币【】元（大写：【】）。乙方收到服务费后为甲方账户做相应</w:t>
      </w:r>
      <w:r>
        <w:rPr>
          <w:rFonts w:hint="eastAsia" w:ascii="宋体" w:hAnsi="宋体" w:eastAsia="宋体" w:cs="Times New Roman"/>
          <w:sz w:val="24"/>
          <w:szCs w:val="24"/>
          <w:lang w:val="en-US" w:eastAsia="zh-CN"/>
        </w:rPr>
        <w:t>账户</w:t>
      </w:r>
      <w:r>
        <w:rPr>
          <w:rFonts w:hint="eastAsia" w:ascii="宋体" w:hAnsi="宋体" w:eastAsia="宋体" w:cs="Times New Roman"/>
          <w:sz w:val="24"/>
          <w:szCs w:val="24"/>
        </w:rPr>
        <w:t>配置。若甲方在首期服务费使用完毕后仍想继续使用本协议约定的服务项目，可通过对公银行转账方式进行充值/续费，充值/续费时不再另行签订协议。甲方账户余额使用完毕或本协议有效期届满（以先到者为准）且未再续费的，则本协议即终止；如本协议有效期届满而账户余额未用完，则本协议有效期自动顺延至账户余额/使用次数为0时。</w:t>
      </w:r>
    </w:p>
    <w:p w14:paraId="7A3B632B">
      <w:pPr>
        <w:pStyle w:val="14"/>
        <w:numPr>
          <w:ilvl w:val="-1"/>
          <w:numId w:val="0"/>
        </w:numPr>
        <w:spacing w:line="360" w:lineRule="auto"/>
        <w:ind w:left="903" w:leftChars="430" w:firstLine="0" w:firstLineChars="0"/>
        <w:rPr>
          <w:rFonts w:ascii="Times New Roman" w:hAnsi="Times New Roman" w:eastAsia="宋体" w:cs="Times New Roman"/>
          <w:sz w:val="24"/>
          <w:szCs w:val="24"/>
        </w:rPr>
      </w:pP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2</w:t>
      </w: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rPr>
        <w:t>先使用，后付费</w:t>
      </w:r>
      <w:r>
        <w:rPr>
          <w:rFonts w:hint="eastAsia" w:ascii="宋体" w:hAnsi="宋体" w:eastAsia="宋体" w:cs="Times New Roman"/>
          <w:sz w:val="24"/>
          <w:szCs w:val="24"/>
        </w:rPr>
        <w:t>的计价模式。乙方在每个自然月的前五个工作日内，向甲方提供上个自然月的服务使用账单。甲方应当在收到账单后五个工作日内进行核对，逾期未反馈视为甲方对账单内容核实无误。甲方提出书面异议意见的，由双方</w:t>
      </w:r>
      <w:ins w:id="132" w:author="王欢" w:date="2026-08-13T17:57:54Z">
        <w:r>
          <w:rPr>
            <w:rFonts w:hint="eastAsia" w:ascii="宋体" w:hAnsi="宋体" w:eastAsia="宋体" w:cs="Times New Roman"/>
            <w:sz w:val="24"/>
            <w:szCs w:val="24"/>
            <w:lang w:val="en-US" w:eastAsia="zh-CN"/>
          </w:rPr>
          <w:t>依据</w:t>
        </w:r>
      </w:ins>
      <w:ins w:id="133" w:author="王欢" w:date="2026-08-13T17:58:06Z">
        <w:r>
          <w:rPr>
            <w:rFonts w:hint="eastAsia" w:ascii="宋体" w:hAnsi="宋体" w:eastAsia="宋体" w:cs="Times New Roman"/>
            <w:sz w:val="24"/>
            <w:szCs w:val="24"/>
            <w:lang w:val="en-US" w:eastAsia="zh-CN"/>
          </w:rPr>
          <w:t>第三方模型服务</w:t>
        </w:r>
      </w:ins>
      <w:ins w:id="134" w:author="王欢" w:date="2026-08-13T17:58:07Z">
        <w:r>
          <w:rPr>
            <w:rFonts w:hint="eastAsia" w:ascii="宋体" w:hAnsi="宋体" w:eastAsia="宋体" w:cs="Times New Roman"/>
            <w:sz w:val="24"/>
            <w:szCs w:val="24"/>
            <w:lang w:val="en-US" w:eastAsia="zh-CN"/>
          </w:rPr>
          <w:t>商</w:t>
        </w:r>
      </w:ins>
      <w:ins w:id="135" w:author="王欢" w:date="2026-08-13T17:58:08Z">
        <w:r>
          <w:rPr>
            <w:rFonts w:hint="eastAsia" w:ascii="宋体" w:hAnsi="宋体" w:eastAsia="宋体" w:cs="Times New Roman"/>
            <w:sz w:val="24"/>
            <w:szCs w:val="24"/>
            <w:lang w:val="en-US" w:eastAsia="zh-CN"/>
          </w:rPr>
          <w:t>的</w:t>
        </w:r>
      </w:ins>
      <w:ins w:id="136" w:author="王欢" w:date="2026-08-13T17:58:09Z">
        <w:r>
          <w:rPr>
            <w:rFonts w:hint="eastAsia" w:ascii="宋体" w:hAnsi="宋体" w:eastAsia="宋体" w:cs="Times New Roman"/>
            <w:sz w:val="24"/>
            <w:szCs w:val="24"/>
            <w:lang w:val="en-US" w:eastAsia="zh-CN"/>
          </w:rPr>
          <w:t>原始</w:t>
        </w:r>
      </w:ins>
      <w:ins w:id="137" w:author="王欢" w:date="2026-08-13T17:58:10Z">
        <w:r>
          <w:rPr>
            <w:rFonts w:hint="eastAsia" w:ascii="宋体" w:hAnsi="宋体" w:eastAsia="宋体" w:cs="Times New Roman"/>
            <w:sz w:val="24"/>
            <w:szCs w:val="24"/>
            <w:lang w:val="en-US" w:eastAsia="zh-CN"/>
          </w:rPr>
          <w:t>数据</w:t>
        </w:r>
      </w:ins>
      <w:r>
        <w:rPr>
          <w:rFonts w:hint="eastAsia" w:ascii="宋体" w:hAnsi="宋体" w:eastAsia="宋体" w:cs="Times New Roman"/>
          <w:sz w:val="24"/>
          <w:szCs w:val="24"/>
        </w:rPr>
        <w:t>进一步详细对账确认</w:t>
      </w:r>
      <w:ins w:id="138" w:author="王欢" w:date="2026-08-13T18:02:56Z">
        <w:r>
          <w:rPr>
            <w:rFonts w:hint="eastAsia" w:ascii="宋体" w:hAnsi="宋体" w:eastAsia="宋体" w:cs="Times New Roman"/>
            <w:sz w:val="24"/>
            <w:szCs w:val="24"/>
            <w:lang w:eastAsia="zh-CN"/>
          </w:rPr>
          <w:t>，</w:t>
        </w:r>
      </w:ins>
      <w:ins w:id="139" w:author="王欢" w:date="2026-08-13T18:02:58Z">
        <w:r>
          <w:rPr>
            <w:rFonts w:hint="eastAsia" w:ascii="宋体" w:hAnsi="宋体" w:eastAsia="宋体" w:cs="Times New Roman"/>
            <w:sz w:val="24"/>
            <w:szCs w:val="24"/>
            <w:lang w:val="en-US" w:eastAsia="zh-CN"/>
          </w:rPr>
          <w:t>由此产生的</w:t>
        </w:r>
      </w:ins>
      <w:ins w:id="140" w:author="王欢" w:date="2026-08-13T18:03:03Z">
        <w:r>
          <w:rPr>
            <w:rFonts w:hint="eastAsia" w:ascii="宋体" w:hAnsi="宋体" w:eastAsia="宋体" w:cs="Times New Roman"/>
            <w:sz w:val="24"/>
            <w:szCs w:val="24"/>
            <w:lang w:val="en-US" w:eastAsia="zh-CN"/>
          </w:rPr>
          <w:t>迟延履行</w:t>
        </w:r>
      </w:ins>
      <w:ins w:id="141" w:author="王欢" w:date="2026-08-13T18:03:05Z">
        <w:r>
          <w:rPr>
            <w:rFonts w:hint="eastAsia" w:ascii="宋体" w:hAnsi="宋体" w:eastAsia="宋体" w:cs="Times New Roman"/>
            <w:sz w:val="24"/>
            <w:szCs w:val="24"/>
            <w:lang w:val="en-US" w:eastAsia="zh-CN"/>
          </w:rPr>
          <w:t>不视为</w:t>
        </w:r>
      </w:ins>
      <w:ins w:id="142" w:author="王欢" w:date="2026-08-13T18:03:06Z">
        <w:r>
          <w:rPr>
            <w:rFonts w:hint="eastAsia" w:ascii="宋体" w:hAnsi="宋体" w:eastAsia="宋体" w:cs="Times New Roman"/>
            <w:sz w:val="24"/>
            <w:szCs w:val="24"/>
            <w:lang w:val="en-US" w:eastAsia="zh-CN"/>
          </w:rPr>
          <w:t>甲方违约</w:t>
        </w:r>
      </w:ins>
      <w:r>
        <w:rPr>
          <w:rFonts w:hint="eastAsia" w:ascii="宋体" w:hAnsi="宋体" w:eastAsia="宋体" w:cs="Times New Roman"/>
          <w:sz w:val="24"/>
          <w:szCs w:val="24"/>
        </w:rPr>
        <w:t>。双方确认账单无误后的五个工作日内，甲方应当以银行转账方式向乙方支付服务费用，乙方在收到上述服务费后向甲方开具相应的增值税专用发票。</w:t>
      </w:r>
      <w:r>
        <w:rPr>
          <w:rFonts w:hint="eastAsia" w:ascii="Times New Roman" w:hAnsi="Times New Roman" w:eastAsia="宋体" w:cs="Times New Roman"/>
          <w:sz w:val="24"/>
          <w:szCs w:val="24"/>
        </w:rPr>
        <w:t>在本协议有效期内，如甲方延迟付款累计达三十日或单次延迟付款持续达十五日，则乙方有权终止本协议且不承担任何责任，并保留要求甲方缴纳所欠服务费用</w:t>
      </w:r>
      <w:r>
        <w:rPr>
          <w:rFonts w:hint="eastAsia" w:ascii="Times New Roman" w:hAnsi="Times New Roman" w:eastAsia="宋体" w:cs="Times New Roman"/>
          <w:sz w:val="24"/>
          <w:szCs w:val="24"/>
          <w:lang w:val="en-US" w:eastAsia="zh-CN"/>
        </w:rPr>
        <w:t>并承担</w:t>
      </w:r>
      <w:r>
        <w:rPr>
          <w:rFonts w:hint="eastAsia" w:ascii="Times New Roman" w:hAnsi="Times New Roman" w:eastAsia="宋体" w:cs="Times New Roman"/>
          <w:sz w:val="24"/>
          <w:szCs w:val="24"/>
        </w:rPr>
        <w:t>违约责任的权利。</w:t>
      </w:r>
    </w:p>
    <w:p w14:paraId="05BF4999">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olor w:val="000000"/>
          <w:sz w:val="24"/>
          <w:szCs w:val="24"/>
        </w:rPr>
        <w:t>本协议采用银行转账方式支付相关费用，</w:t>
      </w:r>
      <w:r>
        <w:rPr>
          <w:rFonts w:hint="eastAsia" w:ascii="宋体" w:hAnsi="宋体" w:eastAsia="宋体" w:cs="Times New Roman"/>
          <w:sz w:val="24"/>
          <w:szCs w:val="24"/>
        </w:rPr>
        <w:t>乙方收款账户信息如下：</w:t>
      </w:r>
    </w:p>
    <w:p w14:paraId="56CDA52A">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账户名称：贵州数据宝网络科技有限公司</w:t>
      </w:r>
    </w:p>
    <w:p w14:paraId="0D494AFB">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开户银行：中国工商银行股份有限公司贵阳花溪支行</w:t>
      </w:r>
    </w:p>
    <w:p w14:paraId="3FF0ACD3">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账    号：2402001009200061590</w:t>
      </w:r>
    </w:p>
    <w:p w14:paraId="14BC48B4">
      <w:pPr>
        <w:pStyle w:val="14"/>
        <w:spacing w:line="360" w:lineRule="auto"/>
        <w:ind w:left="992" w:firstLine="0" w:firstLineChars="0"/>
        <w:rPr>
          <w:rFonts w:ascii="宋体" w:hAnsi="宋体" w:eastAsia="宋体" w:cs="Times New Roman"/>
          <w:sz w:val="24"/>
          <w:szCs w:val="24"/>
        </w:rPr>
      </w:pPr>
      <w:ins w:id="143" w:author="王欢" w:date="2026-08-13T17:59:53Z">
        <w:r>
          <w:rPr>
            <w:rFonts w:hint="eastAsia" w:ascii="宋体" w:hAnsi="宋体" w:eastAsia="宋体" w:cs="Times New Roman"/>
            <w:sz w:val="24"/>
            <w:szCs w:val="24"/>
            <w:lang w:val="en-US" w:eastAsia="zh-CN"/>
          </w:rPr>
          <w:t>乙方</w:t>
        </w:r>
      </w:ins>
      <w:ins w:id="144" w:author="王欢" w:date="2026-08-13T17:59:56Z">
        <w:r>
          <w:rPr>
            <w:rFonts w:hint="eastAsia" w:ascii="宋体" w:hAnsi="宋体" w:eastAsia="宋体" w:cs="Times New Roman"/>
            <w:sz w:val="24"/>
            <w:szCs w:val="24"/>
            <w:lang w:val="en-US" w:eastAsia="zh-CN"/>
          </w:rPr>
          <w:t>收款账户信息</w:t>
        </w:r>
      </w:ins>
      <w:ins w:id="145" w:author="王欢" w:date="2026-08-13T18:00:00Z">
        <w:r>
          <w:rPr>
            <w:rFonts w:hint="eastAsia" w:ascii="宋体" w:hAnsi="宋体" w:eastAsia="宋体" w:cs="Times New Roman"/>
            <w:sz w:val="24"/>
            <w:szCs w:val="24"/>
            <w:lang w:val="en-US" w:eastAsia="zh-CN"/>
          </w:rPr>
          <w:t>发生</w:t>
        </w:r>
      </w:ins>
      <w:ins w:id="146" w:author="王欢" w:date="2026-08-13T18:00:01Z">
        <w:r>
          <w:rPr>
            <w:rFonts w:hint="eastAsia" w:ascii="宋体" w:hAnsi="宋体" w:eastAsia="宋体" w:cs="Times New Roman"/>
            <w:sz w:val="24"/>
            <w:szCs w:val="24"/>
            <w:lang w:val="en-US" w:eastAsia="zh-CN"/>
          </w:rPr>
          <w:t>变更的</w:t>
        </w:r>
      </w:ins>
      <w:ins w:id="147" w:author="王欢" w:date="2026-08-13T17:59:47Z">
        <w:r>
          <w:rPr>
            <w:rFonts w:hint="eastAsia" w:ascii="宋体" w:hAnsi="宋体" w:eastAsia="宋体" w:cs="Times New Roman"/>
            <w:sz w:val="24"/>
            <w:szCs w:val="24"/>
          </w:rPr>
          <w:t>，应提前【5】个工作日书面通知</w:t>
        </w:r>
      </w:ins>
      <w:ins w:id="148" w:author="王欢" w:date="2026-08-13T18:00:10Z">
        <w:r>
          <w:rPr>
            <w:rFonts w:hint="eastAsia" w:ascii="宋体" w:hAnsi="宋体" w:eastAsia="宋体" w:cs="Times New Roman"/>
            <w:sz w:val="24"/>
            <w:szCs w:val="24"/>
            <w:lang w:val="en-US" w:eastAsia="zh-CN"/>
          </w:rPr>
          <w:t>甲</w:t>
        </w:r>
      </w:ins>
      <w:ins w:id="149" w:author="王欢" w:date="2026-08-13T17:59:47Z">
        <w:r>
          <w:rPr>
            <w:rFonts w:hint="eastAsia" w:ascii="宋体" w:hAnsi="宋体" w:eastAsia="宋体" w:cs="Times New Roman"/>
            <w:sz w:val="24"/>
            <w:szCs w:val="24"/>
          </w:rPr>
          <w:t>方</w:t>
        </w:r>
      </w:ins>
      <w:ins w:id="150" w:author="王欢" w:date="2026-08-13T18:00:13Z">
        <w:r>
          <w:rPr>
            <w:rFonts w:hint="eastAsia" w:ascii="宋体" w:hAnsi="宋体" w:eastAsia="宋体" w:cs="Times New Roman"/>
            <w:sz w:val="24"/>
            <w:szCs w:val="24"/>
            <w:lang w:eastAsia="zh-CN"/>
          </w:rPr>
          <w:t>，</w:t>
        </w:r>
      </w:ins>
      <w:ins w:id="151" w:author="王欢" w:date="2026-08-13T17:59:47Z">
        <w:r>
          <w:rPr>
            <w:rFonts w:hint="eastAsia" w:ascii="宋体" w:hAnsi="宋体" w:eastAsia="宋体" w:cs="Times New Roman"/>
            <w:sz w:val="24"/>
            <w:szCs w:val="24"/>
          </w:rPr>
          <w:t>否则，按原</w:t>
        </w:r>
      </w:ins>
      <w:ins w:id="152" w:author="王欢" w:date="2026-08-13T18:00:28Z">
        <w:r>
          <w:rPr>
            <w:rFonts w:hint="eastAsia" w:ascii="宋体" w:hAnsi="宋体" w:eastAsia="宋体" w:cs="Times New Roman"/>
            <w:sz w:val="24"/>
            <w:szCs w:val="24"/>
            <w:lang w:val="en-US" w:eastAsia="zh-CN"/>
          </w:rPr>
          <w:t>收款</w:t>
        </w:r>
      </w:ins>
      <w:ins w:id="153" w:author="王欢" w:date="2026-08-13T18:00:30Z">
        <w:r>
          <w:rPr>
            <w:rFonts w:hint="eastAsia" w:ascii="宋体" w:hAnsi="宋体" w:eastAsia="宋体" w:cs="Times New Roman"/>
            <w:sz w:val="24"/>
            <w:szCs w:val="24"/>
            <w:lang w:val="en-US" w:eastAsia="zh-CN"/>
          </w:rPr>
          <w:t>账户信息</w:t>
        </w:r>
      </w:ins>
      <w:ins w:id="154" w:author="王欢" w:date="2026-08-13T18:01:23Z">
        <w:r>
          <w:rPr>
            <w:rFonts w:hint="eastAsia" w:ascii="宋体" w:hAnsi="宋体" w:eastAsia="宋体" w:cs="Times New Roman"/>
            <w:sz w:val="24"/>
            <w:szCs w:val="24"/>
            <w:lang w:val="en-US" w:eastAsia="zh-CN"/>
          </w:rPr>
          <w:t>付款</w:t>
        </w:r>
      </w:ins>
      <w:ins w:id="155" w:author="王欢" w:date="2026-08-13T18:01:25Z">
        <w:r>
          <w:rPr>
            <w:rFonts w:hint="eastAsia" w:ascii="宋体" w:hAnsi="宋体" w:eastAsia="宋体" w:cs="Times New Roman"/>
            <w:sz w:val="24"/>
            <w:szCs w:val="24"/>
            <w:lang w:val="en-US" w:eastAsia="zh-CN"/>
          </w:rPr>
          <w:t>成功的</w:t>
        </w:r>
      </w:ins>
      <w:ins w:id="156" w:author="王欢" w:date="2026-08-13T17:59:47Z">
        <w:r>
          <w:rPr>
            <w:rFonts w:hint="eastAsia" w:ascii="宋体" w:hAnsi="宋体" w:eastAsia="宋体" w:cs="Times New Roman"/>
            <w:sz w:val="24"/>
            <w:szCs w:val="24"/>
          </w:rPr>
          <w:t>仍视为有效</w:t>
        </w:r>
      </w:ins>
      <w:ins w:id="157" w:author="王欢" w:date="2026-08-13T18:01:30Z">
        <w:r>
          <w:rPr>
            <w:rFonts w:hint="eastAsia" w:ascii="宋体" w:hAnsi="宋体" w:eastAsia="宋体" w:cs="Times New Roman"/>
            <w:sz w:val="24"/>
            <w:szCs w:val="24"/>
            <w:lang w:val="en-US" w:eastAsia="zh-CN"/>
          </w:rPr>
          <w:t>支付</w:t>
        </w:r>
      </w:ins>
      <w:ins w:id="158" w:author="王欢" w:date="2026-08-13T17:59:47Z">
        <w:r>
          <w:rPr>
            <w:rFonts w:hint="eastAsia" w:ascii="宋体" w:hAnsi="宋体" w:eastAsia="宋体" w:cs="Times New Roman"/>
            <w:sz w:val="24"/>
            <w:szCs w:val="24"/>
          </w:rPr>
          <w:t>。</w:t>
        </w:r>
      </w:ins>
    </w:p>
    <w:p w14:paraId="44C5007F">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声明、陈述</w:t>
      </w:r>
      <w:r>
        <w:rPr>
          <w:rFonts w:ascii="宋体" w:hAnsi="宋体" w:eastAsia="宋体" w:cs="Times New Roman"/>
          <w:sz w:val="24"/>
          <w:szCs w:val="24"/>
        </w:rPr>
        <w:t>与保证</w:t>
      </w:r>
    </w:p>
    <w:p w14:paraId="69D0A986">
      <w:pPr>
        <w:pStyle w:val="14"/>
        <w:spacing w:line="360" w:lineRule="auto"/>
        <w:ind w:left="425" w:firstLine="480"/>
        <w:rPr>
          <w:rFonts w:ascii="宋体" w:hAnsi="宋体" w:eastAsia="宋体" w:cs="Times New Roman"/>
          <w:sz w:val="24"/>
          <w:szCs w:val="24"/>
        </w:rPr>
      </w:pPr>
      <w:r>
        <w:rPr>
          <w:rFonts w:hint="eastAsia" w:ascii="宋体" w:hAnsi="宋体" w:eastAsia="宋体" w:cs="Times New Roman"/>
          <w:sz w:val="24"/>
          <w:szCs w:val="24"/>
        </w:rPr>
        <w:t>甲乙双方分别向对方声明、陈述和保证：</w:t>
      </w:r>
    </w:p>
    <w:p w14:paraId="406E40B5">
      <w:pPr>
        <w:pStyle w:val="14"/>
        <w:numPr>
          <w:ilvl w:val="1"/>
          <w:numId w:val="1"/>
        </w:numPr>
        <w:spacing w:line="360" w:lineRule="auto"/>
        <w:ind w:firstLineChars="0"/>
        <w:rPr>
          <w:rFonts w:ascii="宋体" w:hAnsi="宋体" w:eastAsia="宋体"/>
          <w:color w:val="000000"/>
          <w:sz w:val="24"/>
          <w:szCs w:val="24"/>
        </w:rPr>
      </w:pPr>
      <w:r>
        <w:rPr>
          <w:rFonts w:hint="eastAsia" w:ascii="宋体" w:hAnsi="宋体" w:eastAsia="宋体"/>
          <w:color w:val="000000"/>
          <w:sz w:val="24"/>
          <w:szCs w:val="24"/>
        </w:rPr>
        <w:t>其是在中国大陆设立、具有与合作事项匹配的经济实力且信用良好的法人或非法人组织。经营范围能够覆盖合作内容并持有与所开展合作相关的</w:t>
      </w:r>
      <w:r>
        <w:rPr>
          <w:rFonts w:hint="eastAsia" w:ascii="宋体" w:hAnsi="宋体" w:eastAsia="宋体"/>
          <w:color w:val="000000"/>
          <w:sz w:val="24"/>
          <w:szCs w:val="24"/>
          <w:lang w:val="en-US" w:eastAsia="zh-CN"/>
        </w:rPr>
        <w:t>全部</w:t>
      </w:r>
      <w:r>
        <w:rPr>
          <w:rFonts w:hint="eastAsia" w:ascii="宋体" w:hAnsi="宋体" w:eastAsia="宋体"/>
          <w:color w:val="000000"/>
          <w:sz w:val="24"/>
          <w:szCs w:val="24"/>
        </w:rPr>
        <w:t>经营资质。</w:t>
      </w:r>
    </w:p>
    <w:p w14:paraId="4FCDFAA9">
      <w:pPr>
        <w:pStyle w:val="14"/>
        <w:numPr>
          <w:ilvl w:val="1"/>
          <w:numId w:val="1"/>
        </w:numPr>
        <w:spacing w:line="360" w:lineRule="auto"/>
        <w:ind w:firstLineChars="0"/>
        <w:rPr>
          <w:rFonts w:ascii="宋体" w:hAnsi="宋体" w:eastAsia="宋体"/>
          <w:color w:val="000000"/>
          <w:sz w:val="24"/>
          <w:szCs w:val="24"/>
        </w:rPr>
      </w:pPr>
      <w:r>
        <w:rPr>
          <w:rFonts w:hint="eastAsia" w:ascii="宋体" w:hAnsi="宋体" w:eastAsia="宋体"/>
          <w:color w:val="000000"/>
          <w:sz w:val="24"/>
          <w:szCs w:val="24"/>
        </w:rPr>
        <w:t>其对于本协议的签订和执行不会与其公司注册登记证或者公司章程（或在任何可适用的法律下的类似公司文件）相冲突；也不会违反任何可适用于其的判决、法令、命令和法律、法规</w:t>
      </w:r>
      <w:r>
        <w:rPr>
          <w:rFonts w:hint="eastAsia" w:ascii="宋体" w:hAnsi="宋体" w:eastAsia="宋体"/>
          <w:color w:val="000000"/>
          <w:sz w:val="24"/>
          <w:szCs w:val="24"/>
          <w:lang w:eastAsia="zh-CN"/>
        </w:rPr>
        <w:t>、</w:t>
      </w:r>
      <w:r>
        <w:rPr>
          <w:rFonts w:hint="eastAsia" w:ascii="宋体" w:hAnsi="宋体" w:eastAsia="宋体"/>
          <w:color w:val="000000"/>
          <w:sz w:val="24"/>
          <w:szCs w:val="24"/>
          <w:lang w:val="en-US" w:eastAsia="zh-CN"/>
        </w:rPr>
        <w:t>规范性文件</w:t>
      </w:r>
      <w:r>
        <w:rPr>
          <w:rFonts w:hint="eastAsia" w:ascii="宋体" w:hAnsi="宋体" w:eastAsia="宋体"/>
          <w:color w:val="000000"/>
          <w:sz w:val="24"/>
          <w:szCs w:val="24"/>
        </w:rPr>
        <w:t>。</w:t>
      </w:r>
    </w:p>
    <w:p w14:paraId="5AFDEA2A">
      <w:pPr>
        <w:pStyle w:val="14"/>
        <w:numPr>
          <w:ilvl w:val="1"/>
          <w:numId w:val="1"/>
        </w:numPr>
        <w:spacing w:line="360" w:lineRule="auto"/>
        <w:ind w:firstLineChars="0"/>
        <w:rPr>
          <w:rFonts w:ascii="宋体" w:hAnsi="宋体" w:eastAsia="宋体"/>
          <w:color w:val="000000"/>
          <w:sz w:val="24"/>
          <w:szCs w:val="24"/>
        </w:rPr>
      </w:pPr>
      <w:r>
        <w:rPr>
          <w:rFonts w:hint="eastAsia" w:ascii="宋体" w:hAnsi="宋体" w:eastAsia="宋体"/>
          <w:color w:val="000000"/>
          <w:sz w:val="24"/>
          <w:szCs w:val="24"/>
        </w:rPr>
        <w:t>其会严格遵守适用于本协议约定合作项目的法律、法规、规章。</w:t>
      </w:r>
    </w:p>
    <w:p w14:paraId="45056B38">
      <w:pPr>
        <w:pStyle w:val="14"/>
        <w:numPr>
          <w:ilvl w:val="1"/>
          <w:numId w:val="1"/>
        </w:numPr>
        <w:spacing w:line="360" w:lineRule="auto"/>
        <w:ind w:firstLineChars="0"/>
        <w:rPr>
          <w:rFonts w:ascii="宋体" w:hAnsi="宋体" w:eastAsia="宋体"/>
          <w:color w:val="000000"/>
          <w:sz w:val="24"/>
          <w:szCs w:val="24"/>
        </w:rPr>
      </w:pPr>
      <w:r>
        <w:rPr>
          <w:rFonts w:hint="eastAsia" w:ascii="宋体" w:hAnsi="宋体" w:eastAsia="宋体"/>
          <w:color w:val="000000"/>
          <w:sz w:val="24"/>
          <w:szCs w:val="24"/>
        </w:rPr>
        <w:t>其同意：若存在于本协议生效前签订的其他协议、订单中有与本协议相冲突的约定，应以本协议的约定为准。</w:t>
      </w:r>
    </w:p>
    <w:p w14:paraId="0A391A5C">
      <w:pPr>
        <w:pStyle w:val="14"/>
        <w:numPr>
          <w:ilvl w:val="1"/>
          <w:numId w:val="1"/>
        </w:numPr>
        <w:spacing w:line="360" w:lineRule="auto"/>
        <w:ind w:firstLineChars="0"/>
        <w:rPr>
          <w:rFonts w:ascii="宋体" w:hAnsi="宋体" w:eastAsia="宋体"/>
          <w:color w:val="000000"/>
          <w:sz w:val="24"/>
          <w:szCs w:val="24"/>
        </w:rPr>
      </w:pPr>
      <w:r>
        <w:rPr>
          <w:rFonts w:hint="eastAsia" w:ascii="宋体" w:hAnsi="宋体" w:eastAsia="宋体"/>
          <w:color w:val="000000"/>
          <w:sz w:val="24"/>
          <w:szCs w:val="24"/>
        </w:rPr>
        <w:t>其同意：任何一方均无权代表对方进行抵押、做出任何声明、授权签约或以任何方式代表对方创设任何义务或责任。</w:t>
      </w:r>
    </w:p>
    <w:p w14:paraId="7126DF94">
      <w:pPr>
        <w:pStyle w:val="14"/>
        <w:spacing w:line="360" w:lineRule="auto"/>
        <w:ind w:left="992" w:firstLine="0" w:firstLineChars="0"/>
        <w:rPr>
          <w:rFonts w:ascii="宋体" w:hAnsi="宋体" w:eastAsia="宋体" w:cs="Times New Roman"/>
          <w:sz w:val="24"/>
          <w:szCs w:val="24"/>
        </w:rPr>
      </w:pPr>
    </w:p>
    <w:p w14:paraId="5943B851">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甲方的权利与义务</w:t>
      </w:r>
    </w:p>
    <w:p w14:paraId="25315F2F">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甲方应当</w:t>
      </w:r>
      <w:r>
        <w:rPr>
          <w:rFonts w:ascii="宋体" w:hAnsi="宋体" w:eastAsia="宋体" w:cs="Times New Roman"/>
          <w:sz w:val="24"/>
          <w:szCs w:val="24"/>
        </w:rPr>
        <w:t>按照乙方要求</w:t>
      </w:r>
      <w:r>
        <w:rPr>
          <w:rFonts w:hint="eastAsia" w:ascii="宋体" w:hAnsi="宋体" w:eastAsia="宋体" w:cs="Times New Roman"/>
          <w:sz w:val="24"/>
          <w:szCs w:val="24"/>
        </w:rPr>
        <w:t>提供软件平台部</w:t>
      </w:r>
      <w:r>
        <w:rPr>
          <w:rFonts w:ascii="宋体" w:hAnsi="宋体" w:eastAsia="宋体" w:cs="Times New Roman"/>
          <w:sz w:val="24"/>
          <w:szCs w:val="24"/>
        </w:rPr>
        <w:t>署实施</w:t>
      </w:r>
      <w:r>
        <w:rPr>
          <w:rFonts w:hint="eastAsia" w:ascii="宋体" w:hAnsi="宋体" w:eastAsia="宋体" w:cs="Times New Roman"/>
          <w:sz w:val="24"/>
          <w:szCs w:val="24"/>
        </w:rPr>
        <w:t>所</w:t>
      </w:r>
      <w:r>
        <w:rPr>
          <w:rFonts w:ascii="宋体" w:hAnsi="宋体" w:eastAsia="宋体" w:cs="Times New Roman"/>
          <w:sz w:val="24"/>
          <w:szCs w:val="24"/>
        </w:rPr>
        <w:t>必须的软硬件环境</w:t>
      </w:r>
      <w:r>
        <w:rPr>
          <w:rFonts w:hint="eastAsia" w:ascii="宋体" w:hAnsi="宋体" w:eastAsia="宋体" w:cs="Times New Roman"/>
          <w:sz w:val="24"/>
          <w:szCs w:val="24"/>
        </w:rPr>
        <w:t>，因</w:t>
      </w:r>
      <w:r>
        <w:rPr>
          <w:rFonts w:ascii="宋体" w:hAnsi="宋体" w:eastAsia="宋体" w:cs="Times New Roman"/>
          <w:sz w:val="24"/>
          <w:szCs w:val="24"/>
        </w:rPr>
        <w:t>甲方</w:t>
      </w:r>
      <w:ins w:id="159" w:author="王欢" w:date="2026-08-13T18:04:08Z">
        <w:r>
          <w:rPr>
            <w:rFonts w:hint="eastAsia" w:ascii="宋体" w:hAnsi="宋体" w:eastAsia="宋体" w:cs="Times New Roman"/>
            <w:sz w:val="24"/>
            <w:szCs w:val="24"/>
            <w:lang w:val="en-US" w:eastAsia="zh-CN"/>
          </w:rPr>
          <w:t>实质性</w:t>
        </w:r>
      </w:ins>
      <w:r>
        <w:rPr>
          <w:rFonts w:ascii="宋体" w:hAnsi="宋体" w:eastAsia="宋体" w:cs="Times New Roman"/>
          <w:sz w:val="24"/>
          <w:szCs w:val="24"/>
        </w:rPr>
        <w:t>变更实施环境导致的问题或增加的实施费用</w:t>
      </w:r>
      <w:ins w:id="160" w:author="王欢" w:date="2026-08-13T18:04:16Z">
        <w:r>
          <w:rPr>
            <w:rFonts w:hint="eastAsia" w:ascii="宋体" w:hAnsi="宋体" w:eastAsia="宋体" w:cs="Times New Roman"/>
            <w:sz w:val="24"/>
            <w:szCs w:val="24"/>
            <w:lang w:eastAsia="zh-CN"/>
          </w:rPr>
          <w:t>，</w:t>
        </w:r>
      </w:ins>
      <w:ins w:id="161" w:author="王欢" w:date="2026-08-13T18:04:17Z">
        <w:r>
          <w:rPr>
            <w:rFonts w:hint="eastAsia" w:ascii="宋体" w:hAnsi="宋体" w:eastAsia="宋体" w:cs="Times New Roman"/>
            <w:sz w:val="24"/>
            <w:szCs w:val="24"/>
            <w:lang w:val="en-US" w:eastAsia="zh-CN"/>
          </w:rPr>
          <w:t>经</w:t>
        </w:r>
      </w:ins>
      <w:ins w:id="162" w:author="王欢" w:date="2026-08-13T18:04:19Z">
        <w:r>
          <w:rPr>
            <w:rFonts w:hint="eastAsia" w:ascii="宋体" w:hAnsi="宋体" w:eastAsia="宋体" w:cs="Times New Roman"/>
            <w:sz w:val="24"/>
            <w:szCs w:val="24"/>
            <w:lang w:val="en-US" w:eastAsia="zh-CN"/>
          </w:rPr>
          <w:t>甲乙双方</w:t>
        </w:r>
      </w:ins>
      <w:ins w:id="163" w:author="王欢" w:date="2026-08-13T18:04:27Z">
        <w:r>
          <w:rPr>
            <w:rFonts w:hint="eastAsia" w:ascii="宋体" w:hAnsi="宋体" w:eastAsia="宋体" w:cs="Times New Roman"/>
            <w:sz w:val="24"/>
            <w:szCs w:val="24"/>
            <w:lang w:val="en-US" w:eastAsia="zh-CN"/>
          </w:rPr>
          <w:t>提前书面</w:t>
        </w:r>
      </w:ins>
      <w:ins w:id="164" w:author="王欢" w:date="2026-08-13T18:04:21Z">
        <w:r>
          <w:rPr>
            <w:rFonts w:hint="eastAsia" w:ascii="宋体" w:hAnsi="宋体" w:eastAsia="宋体" w:cs="Times New Roman"/>
            <w:sz w:val="24"/>
            <w:szCs w:val="24"/>
            <w:lang w:val="en-US" w:eastAsia="zh-CN"/>
          </w:rPr>
          <w:t>确认后</w:t>
        </w:r>
      </w:ins>
      <w:r>
        <w:rPr>
          <w:rFonts w:ascii="宋体" w:hAnsi="宋体" w:eastAsia="宋体" w:cs="Times New Roman"/>
          <w:sz w:val="24"/>
          <w:szCs w:val="24"/>
        </w:rPr>
        <w:t xml:space="preserve">由甲方独立承担。 </w:t>
      </w:r>
    </w:p>
    <w:p w14:paraId="4F4885FF">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甲方应当指定</w:t>
      </w:r>
      <w:r>
        <w:rPr>
          <w:rFonts w:ascii="宋体" w:hAnsi="宋体" w:eastAsia="宋体" w:cs="Times New Roman"/>
          <w:sz w:val="24"/>
          <w:szCs w:val="24"/>
        </w:rPr>
        <w:t>至少一位技术人员</w:t>
      </w:r>
      <w:r>
        <w:rPr>
          <w:rFonts w:hint="eastAsia" w:ascii="宋体" w:hAnsi="宋体" w:eastAsia="宋体" w:cs="Times New Roman"/>
          <w:sz w:val="24"/>
          <w:szCs w:val="24"/>
        </w:rPr>
        <w:t>与</w:t>
      </w:r>
      <w:r>
        <w:rPr>
          <w:rFonts w:ascii="宋体" w:hAnsi="宋体" w:eastAsia="宋体" w:cs="Times New Roman"/>
          <w:sz w:val="24"/>
          <w:szCs w:val="24"/>
        </w:rPr>
        <w:t>一名</w:t>
      </w:r>
      <w:r>
        <w:rPr>
          <w:rFonts w:hint="eastAsia" w:ascii="宋体" w:hAnsi="宋体" w:eastAsia="宋体" w:cs="Times New Roman"/>
          <w:sz w:val="24"/>
          <w:szCs w:val="24"/>
        </w:rPr>
        <w:t>商务</w:t>
      </w:r>
      <w:r>
        <w:rPr>
          <w:rFonts w:ascii="宋体" w:hAnsi="宋体" w:eastAsia="宋体" w:cs="Times New Roman"/>
          <w:sz w:val="24"/>
          <w:szCs w:val="24"/>
        </w:rPr>
        <w:t>负责人</w:t>
      </w:r>
      <w:r>
        <w:rPr>
          <w:rFonts w:hint="eastAsia" w:ascii="宋体" w:hAnsi="宋体" w:eastAsia="宋体" w:cs="Times New Roman"/>
          <w:sz w:val="24"/>
          <w:szCs w:val="24"/>
        </w:rPr>
        <w:t>配合</w:t>
      </w:r>
      <w:r>
        <w:rPr>
          <w:rFonts w:ascii="宋体" w:hAnsi="宋体" w:eastAsia="宋体" w:cs="Times New Roman"/>
          <w:sz w:val="24"/>
          <w:szCs w:val="24"/>
        </w:rPr>
        <w:t>乙方的部署实施工作</w:t>
      </w:r>
      <w:r>
        <w:rPr>
          <w:rFonts w:hint="eastAsia" w:ascii="宋体" w:hAnsi="宋体" w:eastAsia="宋体" w:cs="Times New Roman"/>
          <w:sz w:val="24"/>
          <w:szCs w:val="24"/>
        </w:rPr>
        <w:t>。</w:t>
      </w:r>
    </w:p>
    <w:p w14:paraId="1407ECE4">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甲方应积极</w:t>
      </w:r>
      <w:r>
        <w:rPr>
          <w:rFonts w:ascii="宋体" w:hAnsi="宋体" w:eastAsia="宋体" w:cs="Times New Roman"/>
          <w:sz w:val="24"/>
          <w:szCs w:val="24"/>
        </w:rPr>
        <w:t>配合乙方服务上线</w:t>
      </w:r>
      <w:r>
        <w:rPr>
          <w:rFonts w:hint="eastAsia" w:ascii="宋体" w:hAnsi="宋体" w:eastAsia="宋体" w:cs="Times New Roman"/>
          <w:sz w:val="24"/>
          <w:szCs w:val="24"/>
        </w:rPr>
        <w:t>的联调测试。</w:t>
      </w:r>
    </w:p>
    <w:p w14:paraId="5B0A602C">
      <w:pPr>
        <w:pStyle w:val="14"/>
        <w:numPr>
          <w:ilvl w:val="1"/>
          <w:numId w:val="1"/>
        </w:numPr>
        <w:spacing w:line="360" w:lineRule="auto"/>
        <w:ind w:firstLineChars="0"/>
        <w:rPr>
          <w:rFonts w:ascii="宋体" w:hAnsi="宋体" w:eastAsia="宋体" w:cs="Times New Roman"/>
          <w:b/>
          <w:sz w:val="24"/>
          <w:szCs w:val="24"/>
          <w:u w:val="single"/>
        </w:rPr>
      </w:pPr>
      <w:r>
        <w:rPr>
          <w:rFonts w:hint="eastAsia" w:ascii="宋体" w:hAnsi="宋体" w:eastAsia="宋体" w:cs="Times New Roman"/>
          <w:bCs/>
          <w:sz w:val="24"/>
          <w:szCs w:val="24"/>
        </w:rPr>
        <w:t>甲方</w:t>
      </w:r>
      <w:r>
        <w:rPr>
          <w:rFonts w:hint="eastAsia" w:ascii="宋体" w:hAnsi="宋体" w:eastAsia="宋体" w:cs="Times New Roman"/>
          <w:bCs/>
          <w:sz w:val="24"/>
          <w:szCs w:val="24"/>
          <w:lang w:val="en-US" w:eastAsia="zh-CN"/>
        </w:rPr>
        <w:t>使用乙方服务应当符合</w:t>
      </w:r>
      <w:r>
        <w:rPr>
          <w:rFonts w:hint="eastAsia" w:ascii="宋体" w:hAnsi="宋体" w:eastAsia="宋体" w:cs="Times New Roman"/>
          <w:bCs/>
          <w:sz w:val="24"/>
          <w:szCs w:val="24"/>
        </w:rPr>
        <w:t>法律法规及政策、社会公共秩序和道德风尚，禁止反动、色情、暴力、冒犯、侮辱等不良信息内容的输入和生成。</w:t>
      </w:r>
      <w:r>
        <w:rPr>
          <w:rFonts w:hint="eastAsia" w:ascii="宋体" w:hAnsi="宋体" w:eastAsia="宋体" w:cs="Times New Roman"/>
          <w:bCs/>
          <w:sz w:val="24"/>
          <w:szCs w:val="24"/>
          <w:lang w:val="en-US" w:eastAsia="zh-CN"/>
        </w:rPr>
        <w:t>甲方应</w:t>
      </w:r>
      <w:r>
        <w:rPr>
          <w:rFonts w:hint="eastAsia" w:ascii="宋体" w:hAnsi="宋体" w:eastAsia="宋体" w:cs="Times New Roman"/>
          <w:bCs/>
          <w:sz w:val="24"/>
          <w:szCs w:val="24"/>
        </w:rPr>
        <w:t>加强</w:t>
      </w:r>
      <w:r>
        <w:rPr>
          <w:rFonts w:hint="eastAsia" w:ascii="宋体" w:hAnsi="宋体" w:eastAsia="宋体" w:cs="Times New Roman"/>
          <w:bCs/>
          <w:sz w:val="24"/>
          <w:szCs w:val="24"/>
          <w:lang w:val="en-US" w:eastAsia="zh-CN"/>
        </w:rPr>
        <w:t>输入、</w:t>
      </w:r>
      <w:r>
        <w:rPr>
          <w:rFonts w:hint="eastAsia" w:ascii="宋体" w:hAnsi="宋体" w:eastAsia="宋体" w:cs="Times New Roman"/>
          <w:bCs/>
          <w:sz w:val="24"/>
          <w:szCs w:val="24"/>
        </w:rPr>
        <w:t>输出内容的安全审核与应急保障</w:t>
      </w:r>
      <w:r>
        <w:rPr>
          <w:rFonts w:hint="eastAsia" w:ascii="宋体" w:hAnsi="宋体" w:eastAsia="宋体" w:cs="Times New Roman"/>
          <w:bCs/>
          <w:sz w:val="24"/>
          <w:szCs w:val="24"/>
          <w:lang w:eastAsia="zh-CN"/>
        </w:rPr>
        <w:t>。</w:t>
      </w:r>
    </w:p>
    <w:p w14:paraId="6CB4F4E7">
      <w:pPr>
        <w:pStyle w:val="14"/>
        <w:numPr>
          <w:ilvl w:val="1"/>
          <w:numId w:val="1"/>
        </w:numPr>
        <w:spacing w:line="360" w:lineRule="auto"/>
        <w:ind w:firstLineChars="0"/>
        <w:rPr>
          <w:rFonts w:hint="eastAsia" w:ascii="宋体" w:hAnsi="宋体" w:eastAsia="宋体" w:cs="Times New Roman"/>
          <w:bCs/>
          <w:sz w:val="24"/>
          <w:szCs w:val="24"/>
        </w:rPr>
      </w:pPr>
      <w:r>
        <w:rPr>
          <w:rFonts w:hint="eastAsia" w:ascii="宋体" w:hAnsi="宋体" w:eastAsia="宋体" w:cs="Times New Roman"/>
          <w:bCs/>
          <w:sz w:val="24"/>
          <w:szCs w:val="24"/>
        </w:rPr>
        <w:t>甲方对其在数据宝软件平台开设的账户的使用行为及安全性负责，</w:t>
      </w:r>
      <w:r>
        <w:rPr>
          <w:rFonts w:hint="eastAsia" w:ascii="宋体" w:hAnsi="宋体" w:eastAsia="宋体" w:cs="Times New Roman"/>
          <w:bCs/>
          <w:sz w:val="24"/>
          <w:szCs w:val="24"/>
          <w:lang w:val="en-US" w:eastAsia="zh-CN"/>
        </w:rPr>
        <w:t>甲方账户</w:t>
      </w:r>
      <w:del w:id="165" w:author="王欢" w:date="2026-08-13T18:24:21Z">
        <w:r>
          <w:rPr>
            <w:rFonts w:hint="eastAsia" w:ascii="宋体" w:hAnsi="宋体" w:eastAsia="宋体" w:cs="Times New Roman"/>
            <w:bCs/>
            <w:sz w:val="24"/>
            <w:szCs w:val="24"/>
            <w:lang w:val="en-US" w:eastAsia="zh-CN"/>
          </w:rPr>
          <w:delText>全</w:delText>
        </w:r>
      </w:del>
      <w:del w:id="166" w:author="王欢" w:date="2026-08-13T18:24:20Z">
        <w:r>
          <w:rPr>
            <w:rFonts w:hint="eastAsia" w:ascii="宋体" w:hAnsi="宋体" w:eastAsia="宋体" w:cs="Times New Roman"/>
            <w:bCs/>
            <w:sz w:val="24"/>
            <w:szCs w:val="24"/>
            <w:lang w:val="en-US" w:eastAsia="zh-CN"/>
          </w:rPr>
          <w:delText>部</w:delText>
        </w:r>
      </w:del>
      <w:r>
        <w:rPr>
          <w:rFonts w:hint="eastAsia" w:ascii="宋体" w:hAnsi="宋体" w:eastAsia="宋体" w:cs="Times New Roman"/>
          <w:bCs/>
          <w:sz w:val="24"/>
          <w:szCs w:val="24"/>
          <w:lang w:val="en-US" w:eastAsia="zh-CN"/>
        </w:rPr>
        <w:t>操作</w:t>
      </w:r>
      <w:ins w:id="167" w:author="王欢" w:date="2026-08-13T18:24:24Z">
        <w:r>
          <w:rPr>
            <w:rFonts w:hint="eastAsia" w:ascii="宋体" w:hAnsi="宋体" w:eastAsia="宋体" w:cs="Times New Roman"/>
            <w:bCs/>
            <w:sz w:val="24"/>
            <w:szCs w:val="24"/>
            <w:lang w:val="en-US" w:eastAsia="zh-CN"/>
          </w:rPr>
          <w:t>原则上</w:t>
        </w:r>
      </w:ins>
      <w:r>
        <w:rPr>
          <w:rFonts w:hint="eastAsia" w:ascii="宋体" w:hAnsi="宋体" w:eastAsia="宋体" w:cs="Times New Roman"/>
          <w:bCs/>
          <w:sz w:val="24"/>
          <w:szCs w:val="24"/>
          <w:lang w:val="en-US" w:eastAsia="zh-CN"/>
        </w:rPr>
        <w:t>视为甲方行为，</w:t>
      </w:r>
      <w:ins w:id="168" w:author="王欢" w:date="2026-08-13T18:24:33Z">
        <w:r>
          <w:rPr>
            <w:rFonts w:hint="eastAsia" w:ascii="宋体" w:hAnsi="宋体" w:eastAsia="宋体" w:cs="Times New Roman"/>
            <w:bCs/>
            <w:sz w:val="24"/>
            <w:szCs w:val="24"/>
            <w:lang w:val="en-US" w:eastAsia="zh-CN"/>
          </w:rPr>
          <w:t>但</w:t>
        </w:r>
      </w:ins>
      <w:ins w:id="169" w:author="王欢" w:date="2026-08-13T18:24:34Z">
        <w:r>
          <w:rPr>
            <w:rFonts w:hint="eastAsia" w:ascii="宋体" w:hAnsi="宋体" w:eastAsia="宋体" w:cs="Times New Roman"/>
            <w:bCs/>
            <w:sz w:val="24"/>
            <w:szCs w:val="24"/>
            <w:lang w:val="en-US" w:eastAsia="zh-CN"/>
          </w:rPr>
          <w:t>因</w:t>
        </w:r>
      </w:ins>
      <w:ins w:id="170" w:author="王欢" w:date="2026-08-13T18:24:35Z">
        <w:r>
          <w:rPr>
            <w:rFonts w:hint="eastAsia" w:ascii="宋体" w:hAnsi="宋体" w:eastAsia="宋体" w:cs="Times New Roman"/>
            <w:bCs/>
            <w:sz w:val="24"/>
            <w:szCs w:val="24"/>
            <w:lang w:val="en-US" w:eastAsia="zh-CN"/>
          </w:rPr>
          <w:t>乙</w:t>
        </w:r>
      </w:ins>
      <w:del w:id="171" w:author="王欢" w:date="2026-08-13T18:24:38Z">
        <w:r>
          <w:rPr>
            <w:rFonts w:hint="eastAsia" w:ascii="宋体" w:hAnsi="宋体" w:eastAsia="宋体" w:cs="Times New Roman"/>
            <w:bCs/>
            <w:sz w:val="24"/>
            <w:szCs w:val="24"/>
          </w:rPr>
          <w:delText>由于甲</w:delText>
        </w:r>
      </w:del>
      <w:r>
        <w:rPr>
          <w:rFonts w:hint="eastAsia" w:ascii="宋体" w:hAnsi="宋体" w:eastAsia="宋体" w:cs="Times New Roman"/>
          <w:bCs/>
          <w:sz w:val="24"/>
          <w:szCs w:val="24"/>
        </w:rPr>
        <w:t>方</w:t>
      </w:r>
      <w:ins w:id="172" w:author="王欢" w:date="2026-08-13T18:25:05Z">
        <w:r>
          <w:rPr>
            <w:rFonts w:hint="eastAsia" w:ascii="宋体" w:hAnsi="宋体" w:eastAsia="宋体" w:cs="Times New Roman"/>
            <w:bCs/>
            <w:sz w:val="24"/>
            <w:szCs w:val="24"/>
            <w:rPrChange w:id="173" w:author="王欢" w:date="2026-08-13T18:25:05Z">
              <w:rPr>
                <w:rFonts w:hint="eastAsia"/>
              </w:rPr>
            </w:rPrChange>
          </w:rPr>
          <w:t>系统安全漏洞、遭受黑客攻击或不</w:t>
        </w:r>
      </w:ins>
      <w:ins w:id="174" w:author="王欢" w:date="2026-08-13T18:25:22Z">
        <w:r>
          <w:rPr>
            <w:rFonts w:hint="eastAsia" w:ascii="宋体" w:hAnsi="宋体" w:eastAsia="宋体" w:cs="Times New Roman"/>
            <w:bCs/>
            <w:sz w:val="24"/>
            <w:szCs w:val="24"/>
            <w:rPrChange w:id="175" w:author="王欢" w:date="2026-08-13T18:25:22Z">
              <w:rPr>
                <w:rFonts w:hint="eastAsia"/>
              </w:rPr>
            </w:rPrChange>
          </w:rPr>
          <w:t>可抗力等非甲方过错原因导致</w:t>
        </w:r>
      </w:ins>
      <w:del w:id="176" w:author="王欢" w:date="2026-08-13T18:25:28Z">
        <w:r>
          <w:rPr>
            <w:rFonts w:hint="eastAsia" w:ascii="宋体" w:hAnsi="宋体" w:eastAsia="宋体" w:cs="Times New Roman"/>
            <w:bCs/>
            <w:sz w:val="24"/>
            <w:szCs w:val="24"/>
          </w:rPr>
          <w:delText>未妥善保管或不当使用造成</w:delText>
        </w:r>
      </w:del>
      <w:r>
        <w:rPr>
          <w:rFonts w:hint="eastAsia" w:ascii="宋体" w:hAnsi="宋体" w:eastAsia="宋体" w:cs="Times New Roman"/>
          <w:bCs/>
          <w:sz w:val="24"/>
          <w:szCs w:val="24"/>
        </w:rPr>
        <w:t>的账号和密码泄露</w:t>
      </w:r>
      <w:r>
        <w:rPr>
          <w:rFonts w:hint="eastAsia" w:ascii="宋体" w:hAnsi="宋体" w:eastAsia="宋体" w:cs="Times New Roman"/>
          <w:bCs/>
          <w:sz w:val="24"/>
          <w:szCs w:val="24"/>
          <w:lang w:val="en-US" w:eastAsia="zh-CN"/>
        </w:rPr>
        <w:t>等</w:t>
      </w:r>
      <w:r>
        <w:rPr>
          <w:rFonts w:hint="eastAsia" w:ascii="宋体" w:hAnsi="宋体" w:eastAsia="宋体" w:cs="Times New Roman"/>
          <w:bCs/>
          <w:sz w:val="24"/>
          <w:szCs w:val="24"/>
        </w:rPr>
        <w:t>引起的</w:t>
      </w:r>
      <w:del w:id="177" w:author="王欢" w:date="2026-08-13T18:25:52Z">
        <w:r>
          <w:rPr>
            <w:rFonts w:hint="eastAsia" w:ascii="宋体" w:hAnsi="宋体" w:eastAsia="宋体" w:cs="Times New Roman"/>
            <w:bCs/>
            <w:sz w:val="24"/>
            <w:szCs w:val="24"/>
          </w:rPr>
          <w:delText>一切</w:delText>
        </w:r>
      </w:del>
      <w:r>
        <w:rPr>
          <w:rFonts w:hint="eastAsia" w:ascii="宋体" w:hAnsi="宋体" w:eastAsia="宋体" w:cs="Times New Roman"/>
          <w:bCs/>
          <w:sz w:val="24"/>
          <w:szCs w:val="24"/>
        </w:rPr>
        <w:t>损失和后果</w:t>
      </w:r>
      <w:ins w:id="178" w:author="王欢" w:date="2026-08-13T18:26:03Z">
        <w:r>
          <w:rPr>
            <w:rFonts w:hint="eastAsia" w:ascii="宋体" w:hAnsi="宋体" w:eastAsia="宋体" w:cs="Times New Roman"/>
            <w:bCs/>
            <w:sz w:val="24"/>
            <w:szCs w:val="24"/>
            <w:lang w:eastAsia="zh-CN"/>
          </w:rPr>
          <w:t>，</w:t>
        </w:r>
      </w:ins>
      <w:del w:id="179" w:author="王欢" w:date="2026-08-13T18:26:03Z">
        <w:r>
          <w:rPr>
            <w:rFonts w:hint="eastAsia" w:ascii="宋体" w:hAnsi="宋体" w:eastAsia="宋体" w:cs="Times New Roman"/>
            <w:bCs/>
            <w:sz w:val="24"/>
            <w:szCs w:val="24"/>
          </w:rPr>
          <w:delText>均</w:delText>
        </w:r>
      </w:del>
      <w:r>
        <w:rPr>
          <w:rFonts w:hint="eastAsia" w:ascii="宋体" w:hAnsi="宋体" w:eastAsia="宋体" w:cs="Times New Roman"/>
          <w:bCs/>
          <w:sz w:val="24"/>
          <w:szCs w:val="24"/>
        </w:rPr>
        <w:t>由</w:t>
      </w:r>
      <w:ins w:id="180" w:author="王欢" w:date="2026-08-13T18:26:07Z">
        <w:r>
          <w:rPr>
            <w:rFonts w:hint="eastAsia" w:ascii="宋体" w:hAnsi="宋体" w:eastAsia="宋体" w:cs="Times New Roman"/>
            <w:bCs/>
            <w:sz w:val="24"/>
            <w:szCs w:val="24"/>
            <w:lang w:val="en-US" w:eastAsia="zh-CN"/>
          </w:rPr>
          <w:t>乙</w:t>
        </w:r>
      </w:ins>
      <w:del w:id="181" w:author="王欢" w:date="2026-08-13T18:26:05Z">
        <w:r>
          <w:rPr>
            <w:rFonts w:hint="eastAsia" w:ascii="宋体" w:hAnsi="宋体" w:eastAsia="宋体" w:cs="Times New Roman"/>
            <w:bCs/>
            <w:sz w:val="24"/>
            <w:szCs w:val="24"/>
          </w:rPr>
          <w:delText>甲</w:delText>
        </w:r>
      </w:del>
      <w:r>
        <w:rPr>
          <w:rFonts w:hint="eastAsia" w:ascii="宋体" w:hAnsi="宋体" w:eastAsia="宋体" w:cs="Times New Roman"/>
          <w:bCs/>
          <w:sz w:val="24"/>
          <w:szCs w:val="24"/>
        </w:rPr>
        <w:t>方</w:t>
      </w:r>
      <w:del w:id="182" w:author="王欢" w:date="2026-08-13T18:26:13Z">
        <w:r>
          <w:rPr>
            <w:rFonts w:hint="eastAsia" w:ascii="宋体" w:hAnsi="宋体" w:eastAsia="宋体" w:cs="Times New Roman"/>
            <w:bCs/>
            <w:sz w:val="24"/>
            <w:szCs w:val="24"/>
          </w:rPr>
          <w:delText>自行</w:delText>
        </w:r>
      </w:del>
      <w:r>
        <w:rPr>
          <w:rFonts w:hint="eastAsia" w:ascii="宋体" w:hAnsi="宋体" w:eastAsia="宋体" w:cs="Times New Roman"/>
          <w:bCs/>
          <w:sz w:val="24"/>
          <w:szCs w:val="24"/>
        </w:rPr>
        <w:t>承担</w:t>
      </w:r>
      <w:ins w:id="183" w:author="王欢" w:date="2026-08-13T18:26:19Z">
        <w:r>
          <w:rPr>
            <w:rFonts w:hint="eastAsia" w:ascii="宋体" w:hAnsi="宋体" w:eastAsia="宋体" w:cs="Times New Roman"/>
            <w:bCs/>
            <w:sz w:val="24"/>
            <w:szCs w:val="24"/>
            <w:lang w:val="en-US" w:eastAsia="zh-CN"/>
          </w:rPr>
          <w:t>相应</w:t>
        </w:r>
      </w:ins>
      <w:r>
        <w:rPr>
          <w:rFonts w:hint="eastAsia" w:ascii="宋体" w:hAnsi="宋体" w:eastAsia="宋体" w:cs="Times New Roman"/>
          <w:bCs/>
          <w:sz w:val="24"/>
          <w:szCs w:val="24"/>
        </w:rPr>
        <w:t>责任。</w:t>
      </w:r>
    </w:p>
    <w:p w14:paraId="7A4D4116">
      <w:pPr>
        <w:pStyle w:val="14"/>
        <w:numPr>
          <w:ilvl w:val="1"/>
          <w:numId w:val="1"/>
        </w:numPr>
        <w:spacing w:line="360" w:lineRule="auto"/>
        <w:ind w:firstLineChars="0"/>
        <w:rPr>
          <w:rFonts w:hint="eastAsia" w:ascii="宋体" w:hAnsi="宋体" w:eastAsia="宋体" w:cs="Times New Roman"/>
          <w:b/>
          <w:bCs w:val="0"/>
          <w:sz w:val="24"/>
          <w:szCs w:val="24"/>
        </w:rPr>
      </w:pPr>
      <w:r>
        <w:rPr>
          <w:rFonts w:hint="eastAsia" w:ascii="宋体" w:hAnsi="宋体" w:eastAsia="宋体" w:cs="Times New Roman"/>
          <w:b/>
          <w:bCs w:val="0"/>
          <w:sz w:val="24"/>
          <w:szCs w:val="24"/>
          <w:lang w:val="en-US" w:eastAsia="zh-CN"/>
        </w:rPr>
        <w:t>甲方承诺：甲方</w:t>
      </w:r>
      <w:r>
        <w:rPr>
          <w:rFonts w:hint="eastAsia" w:ascii="宋体" w:hAnsi="宋体" w:eastAsia="宋体" w:cs="Times New Roman"/>
          <w:b/>
          <w:bCs w:val="0"/>
          <w:sz w:val="24"/>
          <w:szCs w:val="24"/>
        </w:rPr>
        <w:t>使用</w:t>
      </w:r>
      <w:r>
        <w:rPr>
          <w:rFonts w:hint="eastAsia" w:ascii="宋体" w:hAnsi="宋体" w:eastAsia="宋体" w:cs="Times New Roman"/>
          <w:b/>
          <w:bCs w:val="0"/>
          <w:sz w:val="24"/>
          <w:szCs w:val="24"/>
          <w:lang w:val="en-US" w:eastAsia="zh-CN"/>
        </w:rPr>
        <w:t>乙方服务</w:t>
      </w:r>
      <w:r>
        <w:rPr>
          <w:rFonts w:hint="eastAsia" w:ascii="宋体" w:hAnsi="宋体" w:eastAsia="宋体" w:cs="Times New Roman"/>
          <w:b/>
          <w:bCs w:val="0"/>
          <w:sz w:val="24"/>
          <w:szCs w:val="24"/>
        </w:rPr>
        <w:t>制作的</w:t>
      </w:r>
      <w:ins w:id="184" w:author="王欢" w:date="2026-08-13T18:26:44Z">
        <w:r>
          <w:rPr>
            <w:rFonts w:hint="eastAsia" w:ascii="宋体" w:hAnsi="宋体" w:eastAsia="宋体" w:cs="Times New Roman"/>
            <w:b/>
            <w:bCs w:val="0"/>
            <w:sz w:val="24"/>
            <w:szCs w:val="24"/>
            <w:lang w:val="en-US" w:eastAsia="zh-CN"/>
          </w:rPr>
          <w:t>输入</w:t>
        </w:r>
      </w:ins>
      <w:r>
        <w:rPr>
          <w:rFonts w:hint="eastAsia" w:ascii="宋体" w:hAnsi="宋体" w:eastAsia="宋体" w:cs="Times New Roman"/>
          <w:b/>
          <w:bCs w:val="0"/>
          <w:sz w:val="24"/>
          <w:szCs w:val="24"/>
        </w:rPr>
        <w:t>信息内容，</w:t>
      </w:r>
      <w:r>
        <w:rPr>
          <w:rFonts w:hint="eastAsia" w:ascii="宋体" w:hAnsi="宋体" w:eastAsia="宋体" w:cs="Times New Roman"/>
          <w:b/>
          <w:bCs w:val="0"/>
          <w:sz w:val="24"/>
          <w:szCs w:val="24"/>
          <w:lang w:val="en-US" w:eastAsia="zh-CN"/>
        </w:rPr>
        <w:t>为甲方自有或已取得相关权利人充分合法有效授权</w:t>
      </w:r>
      <w:r>
        <w:rPr>
          <w:rFonts w:hint="eastAsia" w:ascii="宋体" w:hAnsi="宋体" w:eastAsia="宋体" w:cs="Times New Roman"/>
          <w:b/>
          <w:bCs w:val="0"/>
          <w:sz w:val="24"/>
          <w:szCs w:val="24"/>
        </w:rPr>
        <w:t>，</w:t>
      </w:r>
      <w:r>
        <w:rPr>
          <w:rFonts w:hint="eastAsia" w:ascii="宋体" w:hAnsi="宋体" w:eastAsia="宋体" w:cs="Times New Roman"/>
          <w:b/>
          <w:bCs w:val="0"/>
          <w:sz w:val="24"/>
          <w:szCs w:val="24"/>
          <w:lang w:val="en-US" w:eastAsia="zh-CN"/>
        </w:rPr>
        <w:t>授权范围包括</w:t>
      </w:r>
      <w:del w:id="185" w:author="王欢" w:date="2026-08-13T18:12:58Z">
        <w:r>
          <w:rPr>
            <w:rFonts w:hint="eastAsia" w:ascii="宋体" w:hAnsi="宋体" w:eastAsia="宋体" w:cs="Times New Roman"/>
            <w:b/>
            <w:bCs w:val="0"/>
            <w:sz w:val="24"/>
            <w:szCs w:val="24"/>
            <w:lang w:val="en-US" w:eastAsia="zh-CN"/>
          </w:rPr>
          <w:delText>但不限于</w:delText>
        </w:r>
      </w:del>
      <w:r>
        <w:rPr>
          <w:rFonts w:hint="eastAsia" w:ascii="宋体" w:hAnsi="宋体" w:eastAsia="宋体" w:cs="Times New Roman"/>
          <w:b/>
          <w:bCs w:val="0"/>
          <w:sz w:val="24"/>
          <w:szCs w:val="24"/>
          <w:lang w:val="en-US" w:eastAsia="zh-CN"/>
        </w:rPr>
        <w:t>：授权甲方将相关信息传递给乙方及第三方模型服务商进行分析、处理以及生成新的信息内容，甲方确保</w:t>
      </w:r>
      <w:ins w:id="186" w:author="王欢" w:date="2026-08-13T18:16:40Z">
        <w:r>
          <w:rPr>
            <w:rFonts w:hint="eastAsia" w:ascii="宋体" w:hAnsi="宋体" w:eastAsia="宋体" w:cs="Times New Roman"/>
            <w:b/>
            <w:bCs w:val="0"/>
            <w:sz w:val="24"/>
            <w:szCs w:val="24"/>
            <w:lang w:val="en-US" w:eastAsia="zh-CN"/>
          </w:rPr>
          <w:t>其</w:t>
        </w:r>
      </w:ins>
      <w:ins w:id="187" w:author="王欢" w:date="2026-08-13T18:16:51Z">
        <w:r>
          <w:rPr>
            <w:rFonts w:hint="eastAsia" w:ascii="宋体" w:hAnsi="宋体" w:eastAsia="宋体" w:cs="Times New Roman"/>
            <w:b/>
            <w:bCs w:val="0"/>
            <w:sz w:val="24"/>
            <w:szCs w:val="24"/>
            <w:lang w:val="en-US" w:eastAsia="zh-CN"/>
          </w:rPr>
          <w:t>输入</w:t>
        </w:r>
      </w:ins>
      <w:ins w:id="188" w:author="王欢" w:date="2026-08-13T18:16:52Z">
        <w:r>
          <w:rPr>
            <w:rFonts w:hint="eastAsia" w:ascii="宋体" w:hAnsi="宋体" w:eastAsia="宋体" w:cs="Times New Roman"/>
            <w:b/>
            <w:bCs w:val="0"/>
            <w:sz w:val="24"/>
            <w:szCs w:val="24"/>
            <w:lang w:val="en-US" w:eastAsia="zh-CN"/>
          </w:rPr>
          <w:t>的</w:t>
        </w:r>
      </w:ins>
      <w:ins w:id="189" w:author="王欢" w:date="2026-08-13T18:16:55Z">
        <w:r>
          <w:rPr>
            <w:rFonts w:hint="eastAsia" w:ascii="宋体" w:hAnsi="宋体" w:eastAsia="宋体" w:cs="Times New Roman"/>
            <w:b/>
            <w:bCs w:val="0"/>
            <w:sz w:val="24"/>
            <w:szCs w:val="24"/>
            <w:lang w:val="en-US" w:eastAsia="zh-CN"/>
          </w:rPr>
          <w:t>信息内容</w:t>
        </w:r>
      </w:ins>
      <w:del w:id="190" w:author="王欢" w:date="2026-08-13T18:16:38Z">
        <w:r>
          <w:rPr>
            <w:rFonts w:hint="eastAsia" w:ascii="宋体" w:hAnsi="宋体" w:eastAsia="宋体" w:cs="Times New Roman"/>
            <w:b/>
            <w:bCs w:val="0"/>
            <w:sz w:val="24"/>
            <w:szCs w:val="24"/>
            <w:lang w:val="en-US" w:eastAsia="zh-CN"/>
          </w:rPr>
          <w:delText>乙方信息处理及生成过程</w:delText>
        </w:r>
      </w:del>
      <w:r>
        <w:rPr>
          <w:rFonts w:hint="eastAsia" w:ascii="宋体" w:hAnsi="宋体" w:eastAsia="宋体" w:cs="Times New Roman"/>
          <w:b/>
          <w:bCs w:val="0"/>
          <w:sz w:val="24"/>
          <w:szCs w:val="24"/>
        </w:rPr>
        <w:t>不会侵犯任何第三方的合法权益（包括但不限于人格权、著作权、财产权）</w:t>
      </w:r>
      <w:r>
        <w:rPr>
          <w:rFonts w:hint="eastAsia" w:ascii="宋体" w:hAnsi="宋体" w:eastAsia="宋体" w:cs="Times New Roman"/>
          <w:b/>
          <w:bCs w:val="0"/>
          <w:sz w:val="24"/>
          <w:szCs w:val="24"/>
          <w:lang w:eastAsia="zh-CN"/>
        </w:rPr>
        <w:t>，</w:t>
      </w:r>
      <w:r>
        <w:rPr>
          <w:rFonts w:hint="eastAsia" w:ascii="宋体" w:hAnsi="宋体" w:eastAsia="宋体" w:cs="Times New Roman"/>
          <w:b/>
          <w:bCs w:val="0"/>
          <w:sz w:val="24"/>
          <w:szCs w:val="24"/>
          <w:lang w:val="en-US" w:eastAsia="zh-CN"/>
        </w:rPr>
        <w:t>否则，由此导致的相关纠纷或法律责任由甲方处理并承担，与乙方无涉</w:t>
      </w:r>
      <w:ins w:id="191" w:author="王欢" w:date="2026-08-13T18:27:23Z">
        <w:r>
          <w:rPr>
            <w:rFonts w:hint="eastAsia" w:ascii="宋体" w:hAnsi="宋体" w:eastAsia="宋体" w:cs="Times New Roman"/>
            <w:b/>
            <w:bCs w:val="0"/>
            <w:sz w:val="24"/>
            <w:szCs w:val="24"/>
            <w:lang w:val="en-US" w:eastAsia="zh-CN"/>
          </w:rPr>
          <w:t>；</w:t>
        </w:r>
      </w:ins>
      <w:ins w:id="192" w:author="王欢" w:date="2026-08-13T18:27:27Z">
        <w:r>
          <w:rPr>
            <w:rFonts w:hint="eastAsia" w:ascii="宋体" w:hAnsi="宋体" w:eastAsia="宋体" w:cs="Times New Roman"/>
            <w:b/>
            <w:sz w:val="24"/>
            <w:szCs w:val="24"/>
            <w:rPrChange w:id="193" w:author="王欢" w:date="2026-08-13T18:27:27Z">
              <w:rPr>
                <w:rFonts w:hint="eastAsia"/>
              </w:rPr>
            </w:rPrChange>
          </w:rPr>
          <w:t>因乙方模型算法、训练数据或生成逻辑导致的侵权责任</w:t>
        </w:r>
      </w:ins>
      <w:ins w:id="194" w:author="王欢" w:date="2026-08-13T18:27:34Z">
        <w:r>
          <w:rPr>
            <w:rFonts w:hint="eastAsia" w:ascii="宋体" w:hAnsi="宋体" w:eastAsia="宋体" w:cs="Times New Roman"/>
            <w:b/>
            <w:sz w:val="24"/>
            <w:szCs w:val="24"/>
            <w:lang w:eastAsia="zh-CN"/>
          </w:rPr>
          <w:t>，</w:t>
        </w:r>
      </w:ins>
      <w:ins w:id="195" w:author="王欢" w:date="2026-08-13T18:27:36Z">
        <w:r>
          <w:rPr>
            <w:rFonts w:hint="eastAsia" w:ascii="宋体" w:hAnsi="宋体" w:eastAsia="宋体" w:cs="Times New Roman"/>
            <w:b/>
            <w:sz w:val="24"/>
            <w:szCs w:val="24"/>
            <w:lang w:val="en-US" w:eastAsia="zh-CN"/>
          </w:rPr>
          <w:t>由</w:t>
        </w:r>
      </w:ins>
      <w:ins w:id="196" w:author="王欢" w:date="2026-08-13T18:27:37Z">
        <w:r>
          <w:rPr>
            <w:rFonts w:hint="eastAsia" w:ascii="宋体" w:hAnsi="宋体" w:eastAsia="宋体" w:cs="Times New Roman"/>
            <w:b/>
            <w:sz w:val="24"/>
            <w:szCs w:val="24"/>
            <w:lang w:val="en-US" w:eastAsia="zh-CN"/>
          </w:rPr>
          <w:t>乙方</w:t>
        </w:r>
      </w:ins>
      <w:ins w:id="197" w:author="王欢" w:date="2026-08-13T18:27:39Z">
        <w:r>
          <w:rPr>
            <w:rFonts w:hint="eastAsia" w:ascii="宋体" w:hAnsi="宋体" w:eastAsia="宋体" w:cs="Times New Roman"/>
            <w:b/>
            <w:sz w:val="24"/>
            <w:szCs w:val="24"/>
            <w:lang w:val="en-US" w:eastAsia="zh-CN"/>
          </w:rPr>
          <w:t>自行承担</w:t>
        </w:r>
      </w:ins>
      <w:r>
        <w:rPr>
          <w:rFonts w:hint="eastAsia" w:ascii="宋体" w:hAnsi="宋体" w:eastAsia="宋体" w:cs="Times New Roman"/>
          <w:b/>
          <w:bCs w:val="0"/>
          <w:sz w:val="24"/>
          <w:szCs w:val="24"/>
          <w:lang w:val="en-US" w:eastAsia="zh-CN"/>
        </w:rPr>
        <w:t>。</w:t>
      </w:r>
    </w:p>
    <w:p w14:paraId="2FCE3E4F">
      <w:pPr>
        <w:pStyle w:val="14"/>
        <w:numPr>
          <w:ilvl w:val="1"/>
          <w:numId w:val="1"/>
        </w:numPr>
        <w:spacing w:line="360" w:lineRule="auto"/>
        <w:ind w:firstLineChars="0"/>
        <w:rPr>
          <w:rFonts w:hint="eastAsia" w:ascii="宋体" w:hAnsi="宋体" w:eastAsia="宋体" w:cs="Times New Roman"/>
          <w:bCs/>
          <w:sz w:val="24"/>
          <w:szCs w:val="24"/>
        </w:rPr>
      </w:pPr>
      <w:r>
        <w:rPr>
          <w:rFonts w:hint="eastAsia" w:ascii="宋体" w:hAnsi="宋体" w:eastAsia="宋体" w:cs="Times New Roman"/>
          <w:b/>
          <w:sz w:val="24"/>
          <w:szCs w:val="24"/>
        </w:rPr>
        <w:t>甲方知悉并同意</w:t>
      </w:r>
      <w:r>
        <w:rPr>
          <w:rFonts w:hint="eastAsia" w:ascii="宋体" w:hAnsi="宋体" w:eastAsia="宋体" w:cs="Times New Roman"/>
          <w:b/>
          <w:sz w:val="24"/>
          <w:szCs w:val="24"/>
          <w:lang w:val="en-US" w:eastAsia="zh-CN"/>
        </w:rPr>
        <w:t>:</w:t>
      </w:r>
      <w:r>
        <w:rPr>
          <w:rFonts w:hint="eastAsia" w:ascii="宋体" w:hAnsi="宋体" w:eastAsia="宋体" w:cs="Times New Roman"/>
          <w:b/>
          <w:sz w:val="24"/>
          <w:szCs w:val="24"/>
        </w:rPr>
        <w:t>本服务所依托的底层大模型基于</w:t>
      </w:r>
      <w:r>
        <w:rPr>
          <w:rFonts w:hint="eastAsia" w:ascii="宋体" w:hAnsi="宋体" w:eastAsia="宋体" w:cs="Times New Roman"/>
          <w:b/>
          <w:sz w:val="24"/>
          <w:szCs w:val="24"/>
          <w:lang w:val="en-US" w:eastAsia="zh-CN"/>
        </w:rPr>
        <w:t>第三方模型服务商提供的模型产品</w:t>
      </w:r>
      <w:r>
        <w:rPr>
          <w:rFonts w:hint="eastAsia" w:ascii="宋体" w:hAnsi="宋体" w:eastAsia="宋体" w:cs="Times New Roman"/>
          <w:b/>
          <w:sz w:val="24"/>
          <w:szCs w:val="24"/>
        </w:rPr>
        <w:t>进行集成与部署。该等模型的原始知识产权归原发布者或开发者所有。</w:t>
      </w:r>
      <w:r>
        <w:rPr>
          <w:rFonts w:hint="eastAsia" w:ascii="宋体" w:hAnsi="宋体" w:eastAsia="宋体" w:cs="Times New Roman"/>
          <w:b/>
          <w:sz w:val="24"/>
          <w:szCs w:val="24"/>
          <w:lang w:val="en-US" w:eastAsia="zh-CN"/>
        </w:rPr>
        <w:t>甲方使用乙方服务的，视为</w:t>
      </w:r>
      <w:r>
        <w:rPr>
          <w:rFonts w:hint="eastAsia" w:ascii="宋体" w:hAnsi="宋体" w:eastAsia="宋体" w:cs="Times New Roman"/>
          <w:b/>
          <w:sz w:val="24"/>
          <w:szCs w:val="24"/>
        </w:rPr>
        <w:t>已充分知悉、理解并同意</w:t>
      </w:r>
      <w:r>
        <w:rPr>
          <w:rFonts w:hint="eastAsia" w:ascii="宋体" w:hAnsi="宋体" w:eastAsia="宋体" w:cs="Times New Roman"/>
          <w:b/>
          <w:sz w:val="24"/>
          <w:szCs w:val="24"/>
          <w:lang w:val="en-US" w:eastAsia="zh-CN"/>
        </w:rPr>
        <w:t>接</w:t>
      </w:r>
      <w:r>
        <w:rPr>
          <w:rFonts w:hint="eastAsia" w:ascii="宋体" w:hAnsi="宋体" w:eastAsia="宋体" w:cs="Times New Roman"/>
          <w:b/>
          <w:sz w:val="24"/>
          <w:szCs w:val="24"/>
        </w:rPr>
        <w:t>受第三方模型服务商的协议约束</w:t>
      </w:r>
      <w:r>
        <w:rPr>
          <w:rFonts w:hint="eastAsia" w:ascii="宋体" w:hAnsi="宋体" w:eastAsia="宋体" w:cs="Times New Roman"/>
          <w:b/>
          <w:sz w:val="24"/>
          <w:szCs w:val="24"/>
          <w:lang w:eastAsia="zh-CN"/>
        </w:rPr>
        <w:t>（</w:t>
      </w:r>
      <w:r>
        <w:rPr>
          <w:rFonts w:hint="eastAsia" w:ascii="宋体" w:hAnsi="宋体" w:eastAsia="宋体" w:cs="Times New Roman"/>
          <w:b/>
          <w:sz w:val="24"/>
          <w:szCs w:val="24"/>
          <w:lang w:val="en-US" w:eastAsia="zh-CN"/>
        </w:rPr>
        <w:t>相关协议以第三方模型服务商发布信息为准</w:t>
      </w:r>
      <w:r>
        <w:rPr>
          <w:rFonts w:hint="eastAsia" w:ascii="宋体" w:hAnsi="宋体" w:eastAsia="宋体" w:cs="Times New Roman"/>
          <w:b/>
          <w:sz w:val="24"/>
          <w:szCs w:val="24"/>
          <w:lang w:eastAsia="zh-CN"/>
        </w:rPr>
        <w:t>）</w:t>
      </w:r>
      <w:ins w:id="198" w:author="王欢" w:date="2026-08-13T18:28:42Z">
        <w:r>
          <w:rPr>
            <w:rFonts w:hint="eastAsia" w:ascii="宋体" w:hAnsi="宋体" w:eastAsia="宋体" w:cs="Times New Roman"/>
            <w:b/>
            <w:sz w:val="24"/>
            <w:szCs w:val="24"/>
            <w:lang w:eastAsia="zh-CN"/>
          </w:rPr>
          <w:t>，</w:t>
        </w:r>
      </w:ins>
      <w:ins w:id="199" w:author="王欢" w:date="2026-08-13T18:28:39Z">
        <w:r>
          <w:rPr>
            <w:rFonts w:hint="eastAsia" w:ascii="宋体" w:hAnsi="宋体" w:eastAsia="宋体" w:cs="Times New Roman"/>
            <w:b/>
            <w:sz w:val="24"/>
            <w:szCs w:val="24"/>
            <w:rPrChange w:id="200" w:author="王欢" w:date="2026-08-13T18:28:39Z">
              <w:rPr>
                <w:rFonts w:hint="eastAsia"/>
              </w:rPr>
            </w:rPrChange>
          </w:rPr>
          <w:t>第三方模型服务商</w:t>
        </w:r>
      </w:ins>
      <w:ins w:id="201" w:author="王欢" w:date="2026-08-13T18:28:55Z">
        <w:r>
          <w:rPr>
            <w:rFonts w:hint="eastAsia" w:ascii="宋体" w:hAnsi="宋体" w:eastAsia="宋体" w:cs="Times New Roman"/>
            <w:b/>
            <w:sz w:val="24"/>
            <w:szCs w:val="24"/>
            <w:lang w:val="en-US" w:eastAsia="zh-CN"/>
          </w:rPr>
          <w:t>的</w:t>
        </w:r>
      </w:ins>
      <w:ins w:id="202" w:author="王欢" w:date="2026-08-13T18:28:39Z">
        <w:r>
          <w:rPr>
            <w:rFonts w:hint="eastAsia" w:ascii="宋体" w:hAnsi="宋体" w:eastAsia="宋体" w:cs="Times New Roman"/>
            <w:b/>
            <w:sz w:val="24"/>
            <w:szCs w:val="24"/>
            <w:rPrChange w:id="203" w:author="王欢" w:date="2026-08-13T18:28:39Z">
              <w:rPr>
                <w:rFonts w:hint="eastAsia"/>
              </w:rPr>
            </w:rPrChange>
          </w:rPr>
          <w:t>协议</w:t>
        </w:r>
      </w:ins>
      <w:ins w:id="204" w:author="王欢" w:date="2026-08-13T18:28:59Z">
        <w:r>
          <w:rPr>
            <w:rFonts w:hint="eastAsia" w:ascii="宋体" w:hAnsi="宋体" w:eastAsia="宋体" w:cs="Times New Roman"/>
            <w:b/>
            <w:sz w:val="24"/>
            <w:szCs w:val="24"/>
            <w:lang w:val="en-US" w:eastAsia="zh-CN"/>
          </w:rPr>
          <w:t>发生</w:t>
        </w:r>
      </w:ins>
      <w:ins w:id="205" w:author="王欢" w:date="2026-08-13T18:28:39Z">
        <w:r>
          <w:rPr>
            <w:rFonts w:hint="eastAsia" w:ascii="宋体" w:hAnsi="宋体" w:eastAsia="宋体" w:cs="Times New Roman"/>
            <w:b/>
            <w:sz w:val="24"/>
            <w:szCs w:val="24"/>
            <w:rPrChange w:id="206" w:author="王欢" w:date="2026-08-13T18:28:39Z">
              <w:rPr>
                <w:rFonts w:hint="eastAsia"/>
              </w:rPr>
            </w:rPrChange>
          </w:rPr>
          <w:t>变更</w:t>
        </w:r>
      </w:ins>
      <w:ins w:id="207" w:author="王欢" w:date="2026-08-13T18:29:06Z">
        <w:r>
          <w:rPr>
            <w:rFonts w:hint="eastAsia" w:ascii="宋体" w:hAnsi="宋体" w:eastAsia="宋体" w:cs="Times New Roman"/>
            <w:b/>
            <w:sz w:val="24"/>
            <w:szCs w:val="24"/>
            <w:lang w:val="en-US" w:eastAsia="zh-CN"/>
          </w:rPr>
          <w:t>且</w:t>
        </w:r>
      </w:ins>
      <w:ins w:id="208" w:author="王欢" w:date="2026-08-13T18:29:07Z">
        <w:r>
          <w:rPr>
            <w:rFonts w:hint="eastAsia" w:ascii="宋体" w:hAnsi="宋体" w:eastAsia="宋体" w:cs="Times New Roman"/>
            <w:b/>
            <w:sz w:val="24"/>
            <w:szCs w:val="24"/>
            <w:lang w:val="en-US" w:eastAsia="zh-CN"/>
          </w:rPr>
          <w:t>对</w:t>
        </w:r>
      </w:ins>
      <w:ins w:id="209" w:author="王欢" w:date="2026-08-13T18:29:08Z">
        <w:r>
          <w:rPr>
            <w:rFonts w:hint="eastAsia" w:ascii="宋体" w:hAnsi="宋体" w:eastAsia="宋体" w:cs="Times New Roman"/>
            <w:b/>
            <w:sz w:val="24"/>
            <w:szCs w:val="24"/>
            <w:lang w:val="en-US" w:eastAsia="zh-CN"/>
          </w:rPr>
          <w:t>本协议</w:t>
        </w:r>
      </w:ins>
      <w:ins w:id="210" w:author="王欢" w:date="2026-08-13T18:29:09Z">
        <w:r>
          <w:rPr>
            <w:rFonts w:hint="eastAsia" w:ascii="宋体" w:hAnsi="宋体" w:eastAsia="宋体" w:cs="Times New Roman"/>
            <w:b/>
            <w:sz w:val="24"/>
            <w:szCs w:val="24"/>
            <w:lang w:val="en-US" w:eastAsia="zh-CN"/>
          </w:rPr>
          <w:t>的</w:t>
        </w:r>
      </w:ins>
      <w:ins w:id="211" w:author="王欢" w:date="2026-08-13T18:29:10Z">
        <w:r>
          <w:rPr>
            <w:rFonts w:hint="eastAsia" w:ascii="宋体" w:hAnsi="宋体" w:eastAsia="宋体" w:cs="Times New Roman"/>
            <w:b/>
            <w:sz w:val="24"/>
            <w:szCs w:val="24"/>
            <w:lang w:val="en-US" w:eastAsia="zh-CN"/>
          </w:rPr>
          <w:t>履行</w:t>
        </w:r>
      </w:ins>
      <w:ins w:id="212" w:author="王欢" w:date="2026-08-13T18:29:13Z">
        <w:r>
          <w:rPr>
            <w:rFonts w:hint="eastAsia" w:ascii="宋体" w:hAnsi="宋体" w:eastAsia="宋体" w:cs="Times New Roman"/>
            <w:b/>
            <w:sz w:val="24"/>
            <w:szCs w:val="24"/>
            <w:lang w:val="en-US" w:eastAsia="zh-CN"/>
          </w:rPr>
          <w:t>有</w:t>
        </w:r>
      </w:ins>
      <w:ins w:id="213" w:author="王欢" w:date="2026-08-13T18:29:15Z">
        <w:r>
          <w:rPr>
            <w:rFonts w:hint="eastAsia" w:ascii="宋体" w:hAnsi="宋体" w:eastAsia="宋体" w:cs="Times New Roman"/>
            <w:b/>
            <w:sz w:val="24"/>
            <w:szCs w:val="24"/>
            <w:lang w:val="en-US" w:eastAsia="zh-CN"/>
          </w:rPr>
          <w:t>重大影响</w:t>
        </w:r>
      </w:ins>
      <w:ins w:id="214" w:author="王欢" w:date="2026-08-13T18:28:39Z">
        <w:r>
          <w:rPr>
            <w:rFonts w:hint="eastAsia" w:ascii="宋体" w:hAnsi="宋体" w:eastAsia="宋体" w:cs="Times New Roman"/>
            <w:b/>
            <w:sz w:val="24"/>
            <w:szCs w:val="24"/>
            <w:rPrChange w:id="215" w:author="王欢" w:date="2026-08-13T18:28:39Z">
              <w:rPr>
                <w:rFonts w:hint="eastAsia"/>
              </w:rPr>
            </w:rPrChange>
          </w:rPr>
          <w:t>的，乙方应</w:t>
        </w:r>
      </w:ins>
      <w:ins w:id="216" w:author="王欢" w:date="2026-08-13T18:29:23Z">
        <w:r>
          <w:rPr>
            <w:rFonts w:hint="eastAsia" w:ascii="宋体" w:hAnsi="宋体" w:eastAsia="宋体" w:cs="Times New Roman"/>
            <w:b/>
            <w:sz w:val="24"/>
            <w:szCs w:val="24"/>
            <w:lang w:val="en-US" w:eastAsia="zh-CN"/>
          </w:rPr>
          <w:t>在</w:t>
        </w:r>
      </w:ins>
      <w:ins w:id="217" w:author="王欢" w:date="2026-08-13T18:29:31Z">
        <w:r>
          <w:rPr>
            <w:rFonts w:hint="eastAsia" w:ascii="宋体" w:hAnsi="宋体" w:eastAsia="宋体" w:cs="Times New Roman"/>
            <w:b/>
            <w:sz w:val="24"/>
            <w:szCs w:val="24"/>
            <w:lang w:val="en-US" w:eastAsia="zh-CN"/>
          </w:rPr>
          <w:t>知悉后</w:t>
        </w:r>
      </w:ins>
      <w:ins w:id="218" w:author="王欢" w:date="2026-08-13T18:29:35Z">
        <w:r>
          <w:rPr>
            <w:rFonts w:hint="eastAsia" w:ascii="宋体" w:hAnsi="宋体" w:eastAsia="宋体" w:cs="Times New Roman"/>
            <w:b/>
            <w:sz w:val="24"/>
            <w:szCs w:val="24"/>
            <w:lang w:eastAsia="zh-CN"/>
          </w:rPr>
          <w:t>3</w:t>
        </w:r>
      </w:ins>
      <w:ins w:id="219" w:author="王欢" w:date="2026-08-13T18:28:39Z">
        <w:r>
          <w:rPr>
            <w:rFonts w:hint="eastAsia" w:ascii="宋体" w:hAnsi="宋体" w:eastAsia="宋体" w:cs="Times New Roman"/>
            <w:b/>
            <w:sz w:val="24"/>
            <w:szCs w:val="24"/>
            <w:rPrChange w:id="220" w:author="王欢" w:date="2026-08-13T18:28:39Z">
              <w:rPr>
                <w:rFonts w:hint="eastAsia"/>
              </w:rPr>
            </w:rPrChange>
          </w:rPr>
          <w:t>个工作日书面通知甲方</w:t>
        </w:r>
      </w:ins>
      <w:r>
        <w:rPr>
          <w:rFonts w:hint="eastAsia" w:ascii="宋体" w:hAnsi="宋体" w:eastAsia="宋体" w:cs="Times New Roman"/>
          <w:b/>
          <w:sz w:val="24"/>
          <w:szCs w:val="24"/>
          <w:lang w:eastAsia="zh-CN"/>
        </w:rPr>
        <w:t>。</w:t>
      </w:r>
      <w:r>
        <w:rPr>
          <w:rFonts w:hint="eastAsia" w:ascii="宋体" w:hAnsi="宋体" w:eastAsia="宋体" w:cs="Times New Roman"/>
          <w:b/>
          <w:sz w:val="24"/>
          <w:szCs w:val="24"/>
          <w:lang w:val="en-US" w:eastAsia="zh-CN"/>
        </w:rPr>
        <w:t>因甲方违反第三方模型服务商相关协议要求和侵犯其知识产权导致的法律责任由甲方承担</w:t>
      </w:r>
      <w:del w:id="221" w:author="王欢" w:date="2026-08-13T18:06:18Z">
        <w:r>
          <w:rPr>
            <w:rFonts w:hint="eastAsia" w:ascii="宋体" w:hAnsi="宋体" w:eastAsia="宋体" w:cs="Times New Roman"/>
            <w:b/>
            <w:sz w:val="24"/>
            <w:szCs w:val="24"/>
            <w:lang w:val="en-US" w:eastAsia="zh-CN"/>
          </w:rPr>
          <w:delText>，对乙方权益造成损失的由甲方负责赔偿</w:delText>
        </w:r>
      </w:del>
      <w:r>
        <w:rPr>
          <w:rFonts w:hint="eastAsia" w:ascii="宋体" w:hAnsi="宋体" w:eastAsia="宋体" w:cs="Times New Roman"/>
          <w:b/>
          <w:sz w:val="24"/>
          <w:szCs w:val="24"/>
          <w:lang w:val="en-US" w:eastAsia="zh-CN"/>
        </w:rPr>
        <w:t>。</w:t>
      </w:r>
    </w:p>
    <w:p w14:paraId="29C27DFF">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如乙方遇到因本服务产生的任何争议、纠纷或投诉等，甲方有义务向乙方提供相应的用户授权文件等相关证明材料，协助乙方处理并解决。</w:t>
      </w:r>
    </w:p>
    <w:p w14:paraId="2E817005">
      <w:pPr>
        <w:pStyle w:val="14"/>
        <w:numPr>
          <w:ilvl w:val="1"/>
          <w:numId w:val="1"/>
        </w:numPr>
        <w:spacing w:line="360" w:lineRule="auto"/>
        <w:ind w:firstLineChars="0"/>
        <w:rPr>
          <w:rFonts w:ascii="宋体" w:hAnsi="宋体" w:eastAsia="宋体"/>
          <w:color w:val="000000"/>
          <w:sz w:val="24"/>
          <w:szCs w:val="24"/>
        </w:rPr>
      </w:pPr>
      <w:commentRangeStart w:id="2"/>
      <w:r>
        <w:rPr>
          <w:rFonts w:hint="eastAsia" w:ascii="宋体" w:hAnsi="宋体" w:eastAsia="宋体"/>
          <w:color w:val="000000"/>
          <w:sz w:val="24"/>
          <w:szCs w:val="24"/>
        </w:rPr>
        <w:t>甲方不得将乙方提供的</w:t>
      </w:r>
      <w:r>
        <w:rPr>
          <w:rFonts w:ascii="宋体" w:hAnsi="宋体" w:eastAsia="宋体"/>
          <w:color w:val="000000"/>
          <w:sz w:val="24"/>
          <w:szCs w:val="24"/>
        </w:rPr>
        <w:t>服务</w:t>
      </w:r>
      <w:r>
        <w:rPr>
          <w:rFonts w:hint="eastAsia" w:ascii="宋体" w:hAnsi="宋体" w:eastAsia="宋体"/>
          <w:color w:val="000000"/>
          <w:sz w:val="24"/>
          <w:szCs w:val="24"/>
          <w:lang w:val="en-US" w:eastAsia="zh-CN"/>
        </w:rPr>
        <w:t>及产品</w:t>
      </w:r>
      <w:ins w:id="222" w:author="王欢" w:date="2026-08-13T18:30:00Z">
        <w:r>
          <w:rPr>
            <w:rFonts w:hint="eastAsia" w:ascii="宋体" w:hAnsi="宋体" w:eastAsia="宋体"/>
            <w:color w:val="000000"/>
            <w:sz w:val="24"/>
            <w:szCs w:val="24"/>
            <w:lang w:val="en-US" w:eastAsia="zh-CN"/>
          </w:rPr>
          <w:t>向</w:t>
        </w:r>
      </w:ins>
      <w:ins w:id="223" w:author="王欢" w:date="2026-08-13T18:30:02Z">
        <w:r>
          <w:rPr>
            <w:rFonts w:hint="eastAsia" w:ascii="宋体" w:hAnsi="宋体" w:eastAsia="宋体"/>
            <w:color w:val="000000"/>
            <w:sz w:val="24"/>
            <w:szCs w:val="24"/>
            <w:lang w:val="en-US" w:eastAsia="zh-CN"/>
          </w:rPr>
          <w:t>非</w:t>
        </w:r>
      </w:ins>
      <w:ins w:id="224" w:author="王欢" w:date="2026-08-13T18:30:04Z">
        <w:r>
          <w:rPr>
            <w:rFonts w:hint="eastAsia" w:ascii="宋体" w:hAnsi="宋体" w:eastAsia="宋体"/>
            <w:color w:val="000000"/>
            <w:sz w:val="24"/>
            <w:szCs w:val="24"/>
            <w:lang w:val="en-US" w:eastAsia="zh-CN"/>
          </w:rPr>
          <w:t>关联方</w:t>
        </w:r>
      </w:ins>
      <w:r>
        <w:rPr>
          <w:rFonts w:hint="eastAsia" w:ascii="宋体" w:hAnsi="宋体" w:eastAsia="宋体"/>
          <w:color w:val="000000"/>
          <w:sz w:val="24"/>
          <w:szCs w:val="24"/>
        </w:rPr>
        <w:t>进行转售，不得以任何方式向本协议约定之外的任意第三方提供本服务的部分或全部（包括允许任何第三方连接乙方提供的服务接口）</w:t>
      </w:r>
      <w:ins w:id="225" w:author="王欢" w:date="2026-08-13T18:30:49Z">
        <w:r>
          <w:rPr>
            <w:rFonts w:hint="eastAsia" w:ascii="宋体" w:hAnsi="宋体" w:eastAsia="宋体"/>
            <w:color w:val="000000"/>
            <w:sz w:val="24"/>
            <w:szCs w:val="24"/>
            <w:lang w:eastAsia="zh-CN"/>
          </w:rPr>
          <w:t>，</w:t>
        </w:r>
      </w:ins>
      <w:ins w:id="226" w:author="王欢" w:date="2026-08-13T18:30:58Z">
        <w:r>
          <w:rPr>
            <w:rFonts w:hint="eastAsia" w:ascii="宋体" w:hAnsi="宋体" w:eastAsia="宋体"/>
            <w:color w:val="000000"/>
            <w:sz w:val="24"/>
            <w:szCs w:val="24"/>
            <w:lang w:val="en-US" w:eastAsia="zh-CN"/>
          </w:rPr>
          <w:t>但</w:t>
        </w:r>
      </w:ins>
      <w:ins w:id="227" w:author="王欢" w:date="2026-08-13T18:30:59Z">
        <w:r>
          <w:rPr>
            <w:rFonts w:hint="eastAsia" w:ascii="宋体" w:hAnsi="宋体" w:eastAsia="宋体"/>
            <w:color w:val="000000"/>
            <w:sz w:val="24"/>
            <w:szCs w:val="24"/>
            <w:lang w:val="en-US" w:eastAsia="zh-CN"/>
          </w:rPr>
          <w:t>甲方</w:t>
        </w:r>
      </w:ins>
      <w:ins w:id="228" w:author="王欢" w:date="2026-08-13T18:31:09Z">
        <w:r>
          <w:rPr>
            <w:rFonts w:hint="eastAsia" w:ascii="宋体" w:hAnsi="宋体" w:eastAsia="宋体"/>
            <w:color w:val="000000"/>
            <w:sz w:val="24"/>
            <w:szCs w:val="24"/>
            <w:lang w:val="en-US" w:eastAsia="zh-CN"/>
          </w:rPr>
          <w:t>与</w:t>
        </w:r>
      </w:ins>
      <w:ins w:id="229" w:author="王欢" w:date="2026-08-13T18:31:10Z">
        <w:r>
          <w:rPr>
            <w:rFonts w:hint="eastAsia" w:ascii="宋体" w:hAnsi="宋体" w:eastAsia="宋体"/>
            <w:color w:val="000000"/>
            <w:sz w:val="24"/>
            <w:szCs w:val="24"/>
            <w:lang w:val="en-US" w:eastAsia="zh-CN"/>
          </w:rPr>
          <w:t>其</w:t>
        </w:r>
      </w:ins>
      <w:ins w:id="230" w:author="王欢" w:date="2026-08-13T18:31:14Z">
        <w:r>
          <w:rPr>
            <w:rFonts w:hint="eastAsia" w:ascii="宋体" w:hAnsi="宋体" w:eastAsia="宋体"/>
            <w:color w:val="000000"/>
            <w:sz w:val="24"/>
            <w:szCs w:val="24"/>
            <w:lang w:val="en-US" w:eastAsia="zh-CN"/>
          </w:rPr>
          <w:t>关联方</w:t>
        </w:r>
      </w:ins>
      <w:ins w:id="231" w:author="王欢" w:date="2026-08-13T18:31:30Z">
        <w:r>
          <w:rPr>
            <w:rFonts w:hint="eastAsia" w:ascii="宋体" w:hAnsi="宋体" w:eastAsia="宋体"/>
            <w:color w:val="000000"/>
            <w:sz w:val="24"/>
            <w:szCs w:val="24"/>
            <w:lang w:val="en-US" w:eastAsia="zh-CN"/>
          </w:rPr>
          <w:t>共享</w:t>
        </w:r>
      </w:ins>
      <w:ins w:id="232" w:author="王欢" w:date="2026-08-13T18:31:32Z">
        <w:r>
          <w:rPr>
            <w:rFonts w:hint="eastAsia" w:ascii="宋体" w:hAnsi="宋体" w:eastAsia="宋体"/>
            <w:color w:val="000000"/>
            <w:sz w:val="24"/>
            <w:szCs w:val="24"/>
            <w:lang w:val="en-US" w:eastAsia="zh-CN"/>
          </w:rPr>
          <w:t>使用本服务</w:t>
        </w:r>
      </w:ins>
      <w:ins w:id="233" w:author="王欢" w:date="2026-08-13T18:32:22Z">
        <w:r>
          <w:rPr>
            <w:rFonts w:hint="eastAsia" w:ascii="宋体" w:hAnsi="宋体" w:eastAsia="宋体"/>
            <w:color w:val="000000"/>
            <w:sz w:val="24"/>
            <w:szCs w:val="24"/>
            <w:lang w:val="en-US" w:eastAsia="zh-CN"/>
          </w:rPr>
          <w:t>的</w:t>
        </w:r>
      </w:ins>
      <w:ins w:id="234" w:author="王欢" w:date="2026-08-13T18:32:25Z">
        <w:r>
          <w:rPr>
            <w:rFonts w:hint="eastAsia" w:ascii="宋体" w:hAnsi="宋体" w:eastAsia="宋体"/>
            <w:color w:val="000000"/>
            <w:sz w:val="24"/>
            <w:szCs w:val="24"/>
            <w:lang w:val="en-US" w:eastAsia="zh-CN"/>
          </w:rPr>
          <w:t>情形</w:t>
        </w:r>
      </w:ins>
      <w:ins w:id="235" w:author="王欢" w:date="2026-08-13T18:31:34Z">
        <w:r>
          <w:rPr>
            <w:rFonts w:hint="eastAsia" w:ascii="宋体" w:hAnsi="宋体" w:eastAsia="宋体"/>
            <w:color w:val="000000"/>
            <w:sz w:val="24"/>
            <w:szCs w:val="24"/>
            <w:lang w:val="en-US" w:eastAsia="zh-CN"/>
          </w:rPr>
          <w:t>除外</w:t>
        </w:r>
      </w:ins>
      <w:r>
        <w:rPr>
          <w:rFonts w:hint="eastAsia" w:ascii="宋体" w:hAnsi="宋体" w:eastAsia="宋体"/>
          <w:color w:val="000000"/>
          <w:sz w:val="24"/>
          <w:szCs w:val="24"/>
        </w:rPr>
        <w:t>，一经发现乙方有权</w:t>
      </w:r>
      <w:ins w:id="236" w:author="王欢" w:date="2026-08-13T18:31:47Z">
        <w:r>
          <w:rPr>
            <w:rFonts w:hint="eastAsia" w:ascii="宋体" w:hAnsi="宋体" w:eastAsia="宋体"/>
            <w:color w:val="000000"/>
            <w:sz w:val="24"/>
            <w:szCs w:val="24"/>
            <w:lang w:val="en-US" w:eastAsia="zh-CN"/>
          </w:rPr>
          <w:t>书面通知</w:t>
        </w:r>
      </w:ins>
      <w:ins w:id="237" w:author="王欢" w:date="2026-08-13T18:31:48Z">
        <w:r>
          <w:rPr>
            <w:rFonts w:hint="eastAsia" w:ascii="宋体" w:hAnsi="宋体" w:eastAsia="宋体"/>
            <w:color w:val="000000"/>
            <w:sz w:val="24"/>
            <w:szCs w:val="24"/>
            <w:lang w:val="en-US" w:eastAsia="zh-CN"/>
          </w:rPr>
          <w:t>甲方</w:t>
        </w:r>
      </w:ins>
      <w:ins w:id="238" w:author="王欢" w:date="2026-08-13T18:31:49Z">
        <w:r>
          <w:rPr>
            <w:rFonts w:hint="eastAsia" w:ascii="宋体" w:hAnsi="宋体" w:eastAsia="宋体"/>
            <w:color w:val="000000"/>
            <w:sz w:val="24"/>
            <w:szCs w:val="24"/>
            <w:lang w:val="en-US" w:eastAsia="zh-CN"/>
          </w:rPr>
          <w:t>在</w:t>
        </w:r>
      </w:ins>
      <w:ins w:id="239" w:author="王欢" w:date="2026-08-13T18:31:51Z">
        <w:r>
          <w:rPr>
            <w:rFonts w:hint="eastAsia" w:ascii="宋体" w:hAnsi="宋体" w:eastAsia="宋体"/>
            <w:color w:val="000000"/>
            <w:sz w:val="24"/>
            <w:szCs w:val="24"/>
            <w:lang w:val="en-US" w:eastAsia="zh-CN"/>
          </w:rPr>
          <w:t>合理期限内</w:t>
        </w:r>
      </w:ins>
      <w:ins w:id="240" w:author="王欢" w:date="2026-08-13T18:31:57Z">
        <w:r>
          <w:rPr>
            <w:rFonts w:hint="eastAsia" w:ascii="宋体" w:hAnsi="宋体" w:eastAsia="宋体"/>
            <w:color w:val="000000"/>
            <w:sz w:val="24"/>
            <w:szCs w:val="24"/>
            <w:lang w:val="en-US" w:eastAsia="zh-CN"/>
          </w:rPr>
          <w:t>进行整改</w:t>
        </w:r>
      </w:ins>
      <w:ins w:id="241" w:author="王欢" w:date="2026-08-13T18:31:59Z">
        <w:r>
          <w:rPr>
            <w:rFonts w:hint="eastAsia" w:ascii="宋体" w:hAnsi="宋体" w:eastAsia="宋体"/>
            <w:color w:val="000000"/>
            <w:sz w:val="24"/>
            <w:szCs w:val="24"/>
            <w:lang w:val="en-US" w:eastAsia="zh-CN"/>
          </w:rPr>
          <w:t>，</w:t>
        </w:r>
      </w:ins>
      <w:ins w:id="242" w:author="王欢" w:date="2026-08-13T18:32:02Z">
        <w:r>
          <w:rPr>
            <w:rFonts w:hint="eastAsia" w:ascii="宋体" w:hAnsi="宋体" w:eastAsia="宋体"/>
            <w:color w:val="000000"/>
            <w:sz w:val="24"/>
            <w:szCs w:val="24"/>
            <w:lang w:val="en-US" w:eastAsia="zh-CN"/>
          </w:rPr>
          <w:t>超出</w:t>
        </w:r>
      </w:ins>
      <w:ins w:id="243" w:author="王欢" w:date="2026-08-13T18:32:04Z">
        <w:r>
          <w:rPr>
            <w:rFonts w:hint="eastAsia" w:ascii="宋体" w:hAnsi="宋体" w:eastAsia="宋体"/>
            <w:color w:val="000000"/>
            <w:sz w:val="24"/>
            <w:szCs w:val="24"/>
            <w:lang w:val="en-US" w:eastAsia="zh-CN"/>
          </w:rPr>
          <w:t>合理期限</w:t>
        </w:r>
      </w:ins>
      <w:ins w:id="244" w:author="王欢" w:date="2026-08-13T18:32:05Z">
        <w:r>
          <w:rPr>
            <w:rFonts w:hint="eastAsia" w:ascii="宋体" w:hAnsi="宋体" w:eastAsia="宋体"/>
            <w:color w:val="000000"/>
            <w:sz w:val="24"/>
            <w:szCs w:val="24"/>
            <w:lang w:val="en-US" w:eastAsia="zh-CN"/>
          </w:rPr>
          <w:t>甲方</w:t>
        </w:r>
      </w:ins>
      <w:ins w:id="245" w:author="王欢" w:date="2026-08-13T18:32:07Z">
        <w:r>
          <w:rPr>
            <w:rFonts w:hint="eastAsia" w:ascii="宋体" w:hAnsi="宋体" w:eastAsia="宋体"/>
            <w:color w:val="000000"/>
            <w:sz w:val="24"/>
            <w:szCs w:val="24"/>
            <w:lang w:val="en-US" w:eastAsia="zh-CN"/>
          </w:rPr>
          <w:t>仍未</w:t>
        </w:r>
      </w:ins>
      <w:ins w:id="246" w:author="王欢" w:date="2026-08-13T18:32:08Z">
        <w:r>
          <w:rPr>
            <w:rFonts w:hint="eastAsia" w:ascii="宋体" w:hAnsi="宋体" w:eastAsia="宋体"/>
            <w:color w:val="000000"/>
            <w:sz w:val="24"/>
            <w:szCs w:val="24"/>
            <w:lang w:val="en-US" w:eastAsia="zh-CN"/>
          </w:rPr>
          <w:t>整改</w:t>
        </w:r>
      </w:ins>
      <w:ins w:id="247" w:author="王欢" w:date="2026-08-13T18:32:09Z">
        <w:r>
          <w:rPr>
            <w:rFonts w:hint="eastAsia" w:ascii="宋体" w:hAnsi="宋体" w:eastAsia="宋体"/>
            <w:color w:val="000000"/>
            <w:sz w:val="24"/>
            <w:szCs w:val="24"/>
            <w:lang w:val="en-US" w:eastAsia="zh-CN"/>
          </w:rPr>
          <w:t>的</w:t>
        </w:r>
      </w:ins>
      <w:ins w:id="248" w:author="王欢" w:date="2026-08-13T18:32:10Z">
        <w:r>
          <w:rPr>
            <w:rFonts w:hint="eastAsia" w:ascii="宋体" w:hAnsi="宋体" w:eastAsia="宋体"/>
            <w:color w:val="000000"/>
            <w:sz w:val="24"/>
            <w:szCs w:val="24"/>
            <w:lang w:val="en-US" w:eastAsia="zh-CN"/>
          </w:rPr>
          <w:t>，</w:t>
        </w:r>
      </w:ins>
      <w:ins w:id="249" w:author="王欢" w:date="2026-08-13T18:32:12Z">
        <w:r>
          <w:rPr>
            <w:rFonts w:hint="eastAsia" w:ascii="宋体" w:hAnsi="宋体" w:eastAsia="宋体"/>
            <w:color w:val="000000"/>
            <w:sz w:val="24"/>
            <w:szCs w:val="24"/>
            <w:lang w:val="en-US" w:eastAsia="zh-CN"/>
          </w:rPr>
          <w:t>乙方有权</w:t>
        </w:r>
      </w:ins>
      <w:r>
        <w:rPr>
          <w:rFonts w:hint="eastAsia" w:ascii="宋体" w:hAnsi="宋体" w:eastAsia="宋体"/>
          <w:color w:val="000000"/>
          <w:sz w:val="24"/>
          <w:szCs w:val="24"/>
        </w:rPr>
        <w:t>终止本协议并要求甲方承担责任。</w:t>
      </w:r>
      <w:commentRangeEnd w:id="2"/>
      <w:r>
        <w:commentReference w:id="2"/>
      </w:r>
    </w:p>
    <w:p w14:paraId="035B6CA8">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w:t>
      </w:r>
      <w:r>
        <w:rPr>
          <w:rFonts w:ascii="宋体" w:hAnsi="宋体" w:eastAsia="宋体" w:cs="Times New Roman"/>
          <w:sz w:val="24"/>
          <w:szCs w:val="24"/>
        </w:rPr>
        <w:t>应当按照本协议约定支付服务费用</w:t>
      </w:r>
      <w:r>
        <w:rPr>
          <w:rFonts w:hint="eastAsia" w:ascii="宋体" w:hAnsi="宋体" w:eastAsia="宋体" w:cs="Times New Roman"/>
          <w:sz w:val="24"/>
          <w:szCs w:val="24"/>
        </w:rPr>
        <w:t>，因</w:t>
      </w:r>
      <w:r>
        <w:rPr>
          <w:rFonts w:ascii="宋体" w:hAnsi="宋体" w:eastAsia="宋体" w:cs="Times New Roman"/>
          <w:sz w:val="24"/>
          <w:szCs w:val="24"/>
        </w:rPr>
        <w:t>甲方逾期支付服务费用导致服务</w:t>
      </w:r>
      <w:r>
        <w:rPr>
          <w:rFonts w:hint="eastAsia" w:ascii="宋体" w:hAnsi="宋体" w:eastAsia="宋体" w:cs="Times New Roman"/>
          <w:sz w:val="24"/>
          <w:szCs w:val="24"/>
        </w:rPr>
        <w:t>中断</w:t>
      </w:r>
      <w:r>
        <w:rPr>
          <w:rFonts w:ascii="宋体" w:hAnsi="宋体" w:eastAsia="宋体" w:cs="Times New Roman"/>
          <w:sz w:val="24"/>
          <w:szCs w:val="24"/>
        </w:rPr>
        <w:t>或终止</w:t>
      </w:r>
      <w:r>
        <w:rPr>
          <w:rFonts w:hint="eastAsia" w:ascii="宋体" w:hAnsi="宋体" w:eastAsia="宋体" w:cs="Times New Roman"/>
          <w:sz w:val="24"/>
          <w:szCs w:val="24"/>
        </w:rPr>
        <w:t>而产生</w:t>
      </w:r>
      <w:r>
        <w:rPr>
          <w:rFonts w:ascii="宋体" w:hAnsi="宋体" w:eastAsia="宋体" w:cs="Times New Roman"/>
          <w:sz w:val="24"/>
          <w:szCs w:val="24"/>
        </w:rPr>
        <w:t>的</w:t>
      </w:r>
      <w:r>
        <w:rPr>
          <w:rFonts w:hint="eastAsia" w:ascii="宋体" w:hAnsi="宋体" w:eastAsia="宋体" w:cs="Times New Roman"/>
          <w:sz w:val="24"/>
          <w:szCs w:val="24"/>
        </w:rPr>
        <w:t>影响或</w:t>
      </w:r>
      <w:r>
        <w:rPr>
          <w:rFonts w:ascii="宋体" w:hAnsi="宋体" w:eastAsia="宋体" w:cs="Times New Roman"/>
          <w:sz w:val="24"/>
          <w:szCs w:val="24"/>
        </w:rPr>
        <w:t>损失由甲方</w:t>
      </w:r>
      <w:r>
        <w:rPr>
          <w:rFonts w:hint="eastAsia" w:ascii="宋体" w:hAnsi="宋体" w:eastAsia="宋体" w:cs="Times New Roman"/>
          <w:sz w:val="24"/>
          <w:szCs w:val="24"/>
        </w:rPr>
        <w:t>自行</w:t>
      </w:r>
      <w:r>
        <w:rPr>
          <w:rFonts w:ascii="宋体" w:hAnsi="宋体" w:eastAsia="宋体" w:cs="Times New Roman"/>
          <w:sz w:val="24"/>
          <w:szCs w:val="24"/>
        </w:rPr>
        <w:t>承担。</w:t>
      </w:r>
    </w:p>
    <w:p w14:paraId="27DBECAA">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bCs/>
          <w:sz w:val="24"/>
          <w:szCs w:val="24"/>
        </w:rPr>
        <w:t>甲方不得将本协议及其附件的文本、价款和标的披露或透露给与本服务无关的第三方，</w:t>
      </w:r>
      <w:del w:id="250" w:author="王欢" w:date="2026-08-13T18:08:54Z">
        <w:r>
          <w:rPr>
            <w:rFonts w:hint="eastAsia" w:ascii="宋体" w:hAnsi="宋体" w:eastAsia="宋体" w:cs="Times New Roman"/>
            <w:bCs/>
            <w:sz w:val="24"/>
            <w:szCs w:val="24"/>
          </w:rPr>
          <w:delText>如</w:delText>
        </w:r>
      </w:del>
      <w:r>
        <w:rPr>
          <w:rFonts w:hint="eastAsia" w:ascii="宋体" w:hAnsi="宋体" w:eastAsia="宋体" w:cs="Times New Roman"/>
          <w:bCs/>
          <w:sz w:val="24"/>
          <w:szCs w:val="24"/>
        </w:rPr>
        <w:t>应上级监管机构、司法机关、审计机关等</w:t>
      </w:r>
      <w:r>
        <w:rPr>
          <w:rFonts w:hint="eastAsia" w:ascii="宋体" w:hAnsi="宋体" w:eastAsia="宋体" w:cs="Times New Roman"/>
          <w:bCs/>
          <w:sz w:val="24"/>
          <w:szCs w:val="24"/>
          <w:lang w:val="en-US" w:eastAsia="zh-CN"/>
        </w:rPr>
        <w:t>有权机关</w:t>
      </w:r>
      <w:r>
        <w:rPr>
          <w:rFonts w:hint="eastAsia" w:ascii="宋体" w:hAnsi="宋体" w:eastAsia="宋体" w:cs="Times New Roman"/>
          <w:bCs/>
          <w:sz w:val="24"/>
          <w:szCs w:val="24"/>
        </w:rPr>
        <w:t>要求提供的</w:t>
      </w:r>
      <w:ins w:id="251" w:author="王欢" w:date="2026-08-13T18:09:01Z">
        <w:r>
          <w:rPr>
            <w:rFonts w:hint="eastAsia" w:ascii="宋体" w:hAnsi="宋体" w:eastAsia="宋体" w:cs="Times New Roman"/>
            <w:bCs/>
            <w:sz w:val="24"/>
            <w:szCs w:val="24"/>
            <w:lang w:val="en-US" w:eastAsia="zh-CN"/>
          </w:rPr>
          <w:t>情况</w:t>
        </w:r>
      </w:ins>
      <w:ins w:id="252" w:author="王欢" w:date="2026-08-13T18:09:02Z">
        <w:r>
          <w:rPr>
            <w:rFonts w:hint="eastAsia" w:ascii="宋体" w:hAnsi="宋体" w:eastAsia="宋体" w:cs="Times New Roman"/>
            <w:bCs/>
            <w:sz w:val="24"/>
            <w:szCs w:val="24"/>
            <w:lang w:val="en-US" w:eastAsia="zh-CN"/>
          </w:rPr>
          <w:t>除外</w:t>
        </w:r>
      </w:ins>
      <w:r>
        <w:rPr>
          <w:rFonts w:hint="eastAsia" w:ascii="宋体" w:hAnsi="宋体" w:eastAsia="宋体" w:cs="Times New Roman"/>
          <w:bCs/>
          <w:sz w:val="24"/>
          <w:szCs w:val="24"/>
        </w:rPr>
        <w:t>，</w:t>
      </w:r>
      <w:ins w:id="253" w:author="王欢" w:date="2026-08-13T19:16:20Z">
        <w:r>
          <w:rPr>
            <w:rFonts w:hint="eastAsia" w:ascii="宋体" w:hAnsi="宋体" w:eastAsia="宋体" w:cs="Times New Roman"/>
            <w:bCs/>
            <w:sz w:val="24"/>
            <w:szCs w:val="24"/>
            <w:rPrChange w:id="254" w:author="王欢" w:date="2026-08-13T19:16:20Z">
              <w:rPr>
                <w:rFonts w:hint="eastAsia"/>
              </w:rPr>
            </w:rPrChange>
          </w:rPr>
          <w:t>在此情形下，</w:t>
        </w:r>
      </w:ins>
      <w:r>
        <w:rPr>
          <w:rFonts w:hint="eastAsia" w:ascii="宋体" w:hAnsi="宋体" w:eastAsia="宋体" w:cs="Times New Roman"/>
          <w:bCs/>
          <w:sz w:val="24"/>
          <w:szCs w:val="24"/>
        </w:rPr>
        <w:t>甲方应当</w:t>
      </w:r>
      <w:ins w:id="255" w:author="王欢" w:date="2026-08-13T19:16:44Z">
        <w:r>
          <w:rPr>
            <w:rFonts w:hint="eastAsia" w:ascii="宋体" w:hAnsi="宋体" w:eastAsia="宋体" w:cs="Times New Roman"/>
            <w:bCs/>
            <w:sz w:val="24"/>
            <w:szCs w:val="24"/>
            <w:lang w:val="en-US" w:eastAsia="zh-CN"/>
          </w:rPr>
          <w:t>在</w:t>
        </w:r>
      </w:ins>
      <w:ins w:id="256" w:author="王欢" w:date="2026-08-13T19:16:39Z">
        <w:r>
          <w:rPr>
            <w:rFonts w:hint="eastAsia" w:ascii="宋体" w:hAnsi="宋体" w:eastAsia="宋体" w:cs="Times New Roman"/>
            <w:bCs/>
            <w:sz w:val="24"/>
            <w:szCs w:val="24"/>
            <w:rPrChange w:id="257" w:author="王欢" w:date="2026-08-13T19:16:39Z">
              <w:rPr>
                <w:rFonts w:hint="eastAsia"/>
              </w:rPr>
            </w:rPrChange>
          </w:rPr>
          <w:t>法律允许的范围内第一时间</w:t>
        </w:r>
      </w:ins>
      <w:del w:id="258" w:author="王欢" w:date="2026-08-13T19:16:53Z">
        <w:r>
          <w:rPr>
            <w:rFonts w:hint="eastAsia" w:ascii="宋体" w:hAnsi="宋体" w:eastAsia="宋体" w:cs="Times New Roman"/>
            <w:bCs/>
            <w:sz w:val="24"/>
            <w:szCs w:val="24"/>
          </w:rPr>
          <w:delText>在接到上述要求时起24小时内</w:delText>
        </w:r>
      </w:del>
      <w:r>
        <w:rPr>
          <w:rFonts w:hint="eastAsia" w:ascii="宋体" w:hAnsi="宋体" w:eastAsia="宋体" w:cs="Times New Roman"/>
          <w:bCs/>
          <w:sz w:val="24"/>
          <w:szCs w:val="24"/>
          <w:lang w:val="en-US" w:eastAsia="zh-CN"/>
        </w:rPr>
        <w:t>书面</w:t>
      </w:r>
      <w:r>
        <w:rPr>
          <w:rFonts w:hint="eastAsia" w:ascii="宋体" w:hAnsi="宋体" w:eastAsia="宋体" w:cs="Times New Roman"/>
          <w:bCs/>
          <w:sz w:val="24"/>
          <w:szCs w:val="24"/>
        </w:rPr>
        <w:t>通知乙方</w:t>
      </w:r>
      <w:ins w:id="259" w:author="王欢" w:date="2026-08-13T18:32:44Z">
        <w:r>
          <w:rPr>
            <w:rFonts w:hint="eastAsia" w:ascii="宋体" w:hAnsi="宋体" w:eastAsia="宋体" w:cs="Times New Roman"/>
            <w:bCs/>
            <w:sz w:val="24"/>
            <w:szCs w:val="24"/>
            <w:lang w:eastAsia="zh-CN"/>
          </w:rPr>
          <w:t>，</w:t>
        </w:r>
      </w:ins>
      <w:ins w:id="260" w:author="王欢" w:date="2026-08-13T19:17:08Z">
        <w:r>
          <w:rPr>
            <w:rFonts w:hint="eastAsia" w:ascii="宋体" w:hAnsi="宋体" w:eastAsia="宋体" w:cs="Times New Roman"/>
            <w:bCs/>
            <w:sz w:val="24"/>
            <w:szCs w:val="24"/>
            <w:rPrChange w:id="261" w:author="王欢" w:date="2026-08-13T19:17:08Z">
              <w:rPr>
                <w:rFonts w:hint="eastAsia"/>
              </w:rPr>
            </w:rPrChange>
          </w:rPr>
          <w:t>并配合采取合理</w:t>
        </w:r>
      </w:ins>
      <w:ins w:id="262" w:author="王欢" w:date="2026-08-13T19:17:30Z">
        <w:r>
          <w:rPr>
            <w:rFonts w:hint="eastAsia" w:ascii="宋体" w:hAnsi="宋体" w:eastAsia="宋体" w:cs="Times New Roman"/>
            <w:bCs/>
            <w:sz w:val="24"/>
            <w:szCs w:val="24"/>
            <w:lang w:val="en-US" w:eastAsia="zh-CN"/>
          </w:rPr>
          <w:t>的</w:t>
        </w:r>
      </w:ins>
      <w:ins w:id="263" w:author="王欢" w:date="2026-08-13T19:17:08Z">
        <w:r>
          <w:rPr>
            <w:rFonts w:hint="eastAsia" w:ascii="宋体" w:hAnsi="宋体" w:eastAsia="宋体" w:cs="Times New Roman"/>
            <w:bCs/>
            <w:sz w:val="24"/>
            <w:szCs w:val="24"/>
            <w:rPrChange w:id="264" w:author="王欢" w:date="2026-08-13T19:17:08Z">
              <w:rPr>
                <w:rFonts w:hint="eastAsia"/>
              </w:rPr>
            </w:rPrChange>
          </w:rPr>
          <w:t>救济措施；仅可披露法律明确要求的最小必要信息。</w:t>
        </w:r>
      </w:ins>
      <w:del w:id="265" w:author="王欢" w:date="2026-08-13T18:09:21Z">
        <w:r>
          <w:rPr>
            <w:rFonts w:hint="eastAsia" w:ascii="宋体" w:hAnsi="宋体" w:eastAsia="宋体" w:cs="Times New Roman"/>
            <w:bCs/>
            <w:sz w:val="24"/>
            <w:szCs w:val="24"/>
            <w:lang w:eastAsia="zh-CN"/>
          </w:rPr>
          <w:delText>，</w:delText>
        </w:r>
      </w:del>
      <w:del w:id="266" w:author="王欢" w:date="2026-08-13T18:09:21Z">
        <w:r>
          <w:rPr>
            <w:rFonts w:hint="eastAsia" w:ascii="宋体" w:hAnsi="宋体" w:eastAsia="宋体" w:cs="Times New Roman"/>
            <w:bCs/>
            <w:sz w:val="24"/>
            <w:szCs w:val="24"/>
            <w:lang w:val="en-US" w:eastAsia="zh-CN"/>
          </w:rPr>
          <w:delText>并配合乙方采取合理保护措施</w:delText>
        </w:r>
      </w:del>
      <w:r>
        <w:rPr>
          <w:rFonts w:hint="eastAsia" w:ascii="宋体" w:hAnsi="宋体" w:eastAsia="宋体" w:cs="Times New Roman"/>
          <w:bCs/>
          <w:sz w:val="24"/>
          <w:szCs w:val="24"/>
        </w:rPr>
        <w:t>。</w:t>
      </w:r>
    </w:p>
    <w:p w14:paraId="5D66EBE6">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在本协议终止后，甲方应当彻底删除接口文件和链接文件，不得以任何方式调用乙方接口。</w:t>
      </w:r>
    </w:p>
    <w:p w14:paraId="603E08C3">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甲方不得向任何第三方披露双方合作关系和合作单价，否则乙方有权停止服务，且要求甲方赔偿乙方实际损失</w:t>
      </w:r>
      <w:r>
        <w:rPr>
          <w:rFonts w:hint="eastAsia" w:ascii="宋体" w:hAnsi="宋体" w:eastAsia="宋体" w:cs="Times New Roman"/>
          <w:sz w:val="24"/>
          <w:szCs w:val="24"/>
          <w:lang w:eastAsia="zh-CN"/>
        </w:rPr>
        <w:t>。</w:t>
      </w:r>
    </w:p>
    <w:p w14:paraId="05022255">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方清楚并同意将严格遵守中国有关商业贿赂的法律法规。甲方承诺，不会为了获得商业机会或竞争优势，向乙方员工(包括乙方及乙方关联公司的员工)、受乙方员工委托的人员或对乙方员工具有影响力的人员(“乙方员工或其关联人员”)直接或间接提供或许诺提供任何形式的不当利益。若约定在本协议约完毕后或乙方员工离职后才给予相关利益，也属于本条约束范围。若乙方员工或其关联人员主动索贿，或有其他违反上述廉洁内容的行为，甲方可向乙方举报，举报邮箱为:【kevintang@chinadatapay.com】</w:t>
      </w:r>
    </w:p>
    <w:p w14:paraId="041B78CD">
      <w:pPr>
        <w:pStyle w:val="14"/>
        <w:numPr>
          <w:ilvl w:val="-1"/>
          <w:numId w:val="0"/>
        </w:numPr>
        <w:spacing w:line="360" w:lineRule="auto"/>
        <w:ind w:left="0" w:leftChars="0" w:firstLine="0" w:firstLineChars="0"/>
        <w:rPr>
          <w:rFonts w:ascii="宋体" w:hAnsi="宋体" w:eastAsia="宋体" w:cs="Times New Roman"/>
          <w:sz w:val="24"/>
          <w:szCs w:val="24"/>
        </w:rPr>
      </w:pPr>
    </w:p>
    <w:p w14:paraId="49B8A495">
      <w:pPr>
        <w:pStyle w:val="14"/>
        <w:spacing w:line="360" w:lineRule="auto"/>
        <w:ind w:left="992" w:firstLine="0" w:firstLineChars="0"/>
        <w:rPr>
          <w:rFonts w:ascii="宋体" w:hAnsi="宋体" w:eastAsia="宋体" w:cs="Times New Roman"/>
          <w:sz w:val="24"/>
          <w:szCs w:val="24"/>
        </w:rPr>
      </w:pPr>
    </w:p>
    <w:p w14:paraId="0F36262E">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乙方的权利与义务</w:t>
      </w:r>
    </w:p>
    <w:p w14:paraId="4D31CAC8">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乙方应按照本协议约定及时</w:t>
      </w:r>
      <w:r>
        <w:rPr>
          <w:rFonts w:ascii="宋体" w:hAnsi="宋体" w:eastAsia="宋体" w:cs="Times New Roman"/>
          <w:sz w:val="24"/>
          <w:szCs w:val="24"/>
        </w:rPr>
        <w:t>为甲方提供</w:t>
      </w:r>
      <w:r>
        <w:rPr>
          <w:rFonts w:hint="eastAsia" w:ascii="宋体" w:hAnsi="宋体" w:eastAsia="宋体" w:cs="Times New Roman"/>
          <w:sz w:val="24"/>
          <w:szCs w:val="24"/>
        </w:rPr>
        <w:t>数据宝软件</w:t>
      </w:r>
      <w:r>
        <w:rPr>
          <w:rFonts w:ascii="宋体" w:hAnsi="宋体" w:eastAsia="宋体" w:cs="Times New Roman"/>
          <w:sz w:val="24"/>
          <w:szCs w:val="24"/>
        </w:rPr>
        <w:t>平台相关功能</w:t>
      </w:r>
      <w:r>
        <w:rPr>
          <w:rFonts w:hint="eastAsia" w:ascii="宋体" w:hAnsi="宋体" w:eastAsia="宋体" w:cs="Times New Roman"/>
          <w:sz w:val="24"/>
          <w:szCs w:val="24"/>
        </w:rPr>
        <w:t>模块服务、</w:t>
      </w:r>
      <w:r>
        <w:rPr>
          <w:rFonts w:ascii="宋体" w:hAnsi="宋体" w:eastAsia="宋体" w:cs="Times New Roman"/>
          <w:sz w:val="24"/>
          <w:szCs w:val="24"/>
        </w:rPr>
        <w:t>开展相关部署实施等工作。</w:t>
      </w:r>
    </w:p>
    <w:p w14:paraId="0D0172EB">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在保证</w:t>
      </w:r>
      <w:r>
        <w:rPr>
          <w:rFonts w:ascii="宋体" w:hAnsi="宋体" w:eastAsia="宋体" w:cs="Times New Roman"/>
          <w:sz w:val="24"/>
          <w:szCs w:val="24"/>
        </w:rPr>
        <w:t>协议约定服务内容得到满足</w:t>
      </w:r>
      <w:r>
        <w:rPr>
          <w:rFonts w:hint="eastAsia" w:ascii="宋体" w:hAnsi="宋体" w:eastAsia="宋体" w:cs="Times New Roman"/>
          <w:sz w:val="24"/>
          <w:szCs w:val="24"/>
        </w:rPr>
        <w:t>，</w:t>
      </w:r>
      <w:r>
        <w:rPr>
          <w:rFonts w:ascii="宋体" w:hAnsi="宋体" w:eastAsia="宋体" w:cs="Times New Roman"/>
          <w:sz w:val="24"/>
          <w:szCs w:val="24"/>
        </w:rPr>
        <w:t>并且所有工作</w:t>
      </w:r>
      <w:r>
        <w:rPr>
          <w:rFonts w:hint="eastAsia" w:ascii="宋体" w:hAnsi="宋体" w:eastAsia="宋体" w:cs="Times New Roman"/>
          <w:sz w:val="24"/>
          <w:szCs w:val="24"/>
        </w:rPr>
        <w:t>是</w:t>
      </w:r>
      <w:r>
        <w:rPr>
          <w:rFonts w:ascii="宋体" w:hAnsi="宋体" w:eastAsia="宋体" w:cs="Times New Roman"/>
          <w:sz w:val="24"/>
          <w:szCs w:val="24"/>
        </w:rPr>
        <w:t>以专业的和符合技术要求</w:t>
      </w:r>
      <w:r>
        <w:rPr>
          <w:rFonts w:hint="eastAsia" w:ascii="宋体" w:hAnsi="宋体" w:eastAsia="宋体" w:cs="Times New Roman"/>
          <w:sz w:val="24"/>
          <w:szCs w:val="24"/>
        </w:rPr>
        <w:t>的</w:t>
      </w:r>
      <w:r>
        <w:rPr>
          <w:rFonts w:ascii="宋体" w:hAnsi="宋体" w:eastAsia="宋体" w:cs="Times New Roman"/>
          <w:sz w:val="24"/>
          <w:szCs w:val="24"/>
        </w:rPr>
        <w:t>方式进行的前提下，</w:t>
      </w:r>
      <w:r>
        <w:rPr>
          <w:rFonts w:hint="eastAsia" w:ascii="宋体" w:hAnsi="宋体" w:eastAsia="宋体" w:cs="Times New Roman"/>
          <w:sz w:val="24"/>
          <w:szCs w:val="24"/>
        </w:rPr>
        <w:t>乙方</w:t>
      </w:r>
      <w:r>
        <w:rPr>
          <w:rFonts w:ascii="宋体" w:hAnsi="宋体" w:eastAsia="宋体" w:cs="Times New Roman"/>
          <w:sz w:val="24"/>
          <w:szCs w:val="24"/>
        </w:rPr>
        <w:t>对其</w:t>
      </w:r>
      <w:r>
        <w:rPr>
          <w:rFonts w:hint="eastAsia" w:ascii="宋体" w:hAnsi="宋体" w:eastAsia="宋体" w:cs="Times New Roman"/>
          <w:sz w:val="24"/>
          <w:szCs w:val="24"/>
        </w:rPr>
        <w:t>服务</w:t>
      </w:r>
      <w:r>
        <w:rPr>
          <w:rFonts w:ascii="宋体" w:hAnsi="宋体" w:eastAsia="宋体" w:cs="Times New Roman"/>
          <w:sz w:val="24"/>
          <w:szCs w:val="24"/>
        </w:rPr>
        <w:t>人员</w:t>
      </w:r>
      <w:r>
        <w:rPr>
          <w:rFonts w:hint="eastAsia" w:ascii="宋体" w:hAnsi="宋体" w:eastAsia="宋体" w:cs="Times New Roman"/>
          <w:sz w:val="24"/>
          <w:szCs w:val="24"/>
        </w:rPr>
        <w:t>按照</w:t>
      </w:r>
      <w:r>
        <w:rPr>
          <w:rFonts w:ascii="宋体" w:hAnsi="宋体" w:eastAsia="宋体" w:cs="Times New Roman"/>
          <w:sz w:val="24"/>
          <w:szCs w:val="24"/>
        </w:rPr>
        <w:t>本协议约定</w:t>
      </w:r>
      <w:r>
        <w:rPr>
          <w:rFonts w:hint="eastAsia" w:ascii="宋体" w:hAnsi="宋体" w:eastAsia="宋体" w:cs="Times New Roman"/>
          <w:sz w:val="24"/>
          <w:szCs w:val="24"/>
        </w:rPr>
        <w:t>提供</w:t>
      </w:r>
      <w:r>
        <w:rPr>
          <w:rFonts w:ascii="宋体" w:hAnsi="宋体" w:eastAsia="宋体" w:cs="Times New Roman"/>
          <w:sz w:val="24"/>
          <w:szCs w:val="24"/>
        </w:rPr>
        <w:t>服务的方式和方法</w:t>
      </w:r>
      <w:ins w:id="267" w:author="王欢" w:date="2026-08-13T19:10:47Z">
        <w:r>
          <w:rPr>
            <w:rFonts w:hint="eastAsia" w:ascii="宋体" w:hAnsi="宋体" w:eastAsia="宋体" w:cs="Times New Roman"/>
            <w:sz w:val="24"/>
            <w:szCs w:val="24"/>
            <w:lang w:val="en-US" w:eastAsia="zh-CN"/>
          </w:rPr>
          <w:t>享</w:t>
        </w:r>
      </w:ins>
      <w:del w:id="268" w:author="王欢" w:date="2026-08-13T19:10:40Z">
        <w:r>
          <w:rPr>
            <w:rFonts w:hint="eastAsia" w:ascii="宋体" w:hAnsi="宋体" w:eastAsia="宋体" w:cs="Times New Roman"/>
            <w:sz w:val="24"/>
            <w:szCs w:val="24"/>
          </w:rPr>
          <w:delText>拥</w:delText>
        </w:r>
      </w:del>
      <w:r>
        <w:rPr>
          <w:rFonts w:hint="eastAsia" w:ascii="宋体" w:hAnsi="宋体" w:eastAsia="宋体" w:cs="Times New Roman"/>
          <w:sz w:val="24"/>
          <w:szCs w:val="24"/>
        </w:rPr>
        <w:t>有</w:t>
      </w:r>
      <w:ins w:id="269" w:author="王欢" w:date="2026-08-13T19:10:51Z">
        <w:r>
          <w:rPr>
            <w:rFonts w:hint="eastAsia" w:ascii="宋体" w:hAnsi="宋体" w:eastAsia="宋体" w:cs="Times New Roman"/>
            <w:sz w:val="24"/>
            <w:szCs w:val="24"/>
            <w:lang w:val="en-US" w:eastAsia="zh-CN"/>
          </w:rPr>
          <w:t>建议</w:t>
        </w:r>
      </w:ins>
      <w:del w:id="270" w:author="王欢" w:date="2026-08-13T19:10:50Z">
        <w:r>
          <w:rPr>
            <w:rFonts w:ascii="宋体" w:hAnsi="宋体" w:eastAsia="宋体" w:cs="Times New Roman"/>
            <w:sz w:val="24"/>
            <w:szCs w:val="24"/>
          </w:rPr>
          <w:delText>最终决定</w:delText>
        </w:r>
      </w:del>
      <w:del w:id="271" w:author="王欢" w:date="2026-08-13T19:10:50Z">
        <w:r>
          <w:rPr>
            <w:rFonts w:hint="eastAsia" w:ascii="宋体" w:hAnsi="宋体" w:eastAsia="宋体" w:cs="Times New Roman"/>
            <w:sz w:val="24"/>
            <w:szCs w:val="24"/>
          </w:rPr>
          <w:delText>及解释</w:delText>
        </w:r>
      </w:del>
      <w:r>
        <w:rPr>
          <w:rFonts w:ascii="宋体" w:hAnsi="宋体" w:eastAsia="宋体" w:cs="Times New Roman"/>
          <w:sz w:val="24"/>
          <w:szCs w:val="24"/>
        </w:rPr>
        <w:t>权</w:t>
      </w:r>
      <w:ins w:id="272" w:author="王欢" w:date="2026-08-13T19:10:58Z">
        <w:r>
          <w:rPr>
            <w:rFonts w:hint="eastAsia" w:ascii="宋体" w:hAnsi="宋体" w:eastAsia="宋体" w:cs="Times New Roman"/>
            <w:sz w:val="24"/>
            <w:szCs w:val="24"/>
            <w:lang w:eastAsia="zh-CN"/>
          </w:rPr>
          <w:t>，</w:t>
        </w:r>
      </w:ins>
      <w:ins w:id="273" w:author="王欢" w:date="2026-08-13T19:10:56Z">
        <w:r>
          <w:rPr>
            <w:rFonts w:hint="eastAsia" w:ascii="宋体" w:hAnsi="宋体" w:eastAsia="宋体" w:cs="Times New Roman"/>
            <w:sz w:val="24"/>
            <w:szCs w:val="24"/>
            <w:rPrChange w:id="274" w:author="王欢" w:date="2026-08-13T19:10:56Z">
              <w:rPr>
                <w:rFonts w:hint="eastAsia"/>
              </w:rPr>
            </w:rPrChange>
          </w:rPr>
          <w:t>涉及服务标准、验收条件及争议事项的解释，应以本协议约定及行业通行标准为准，双方协商不一致的，以有利于实现</w:t>
        </w:r>
      </w:ins>
      <w:ins w:id="275" w:author="王欢" w:date="2026-08-13T19:11:07Z">
        <w:r>
          <w:rPr>
            <w:rFonts w:hint="eastAsia" w:ascii="宋体" w:hAnsi="宋体" w:eastAsia="宋体" w:cs="Times New Roman"/>
            <w:sz w:val="24"/>
            <w:szCs w:val="24"/>
            <w:lang w:val="en-US" w:eastAsia="zh-CN"/>
          </w:rPr>
          <w:t>协议</w:t>
        </w:r>
      </w:ins>
      <w:ins w:id="276" w:author="王欢" w:date="2026-08-13T19:10:56Z">
        <w:r>
          <w:rPr>
            <w:rFonts w:hint="eastAsia" w:ascii="宋体" w:hAnsi="宋体" w:eastAsia="宋体" w:cs="Times New Roman"/>
            <w:sz w:val="24"/>
            <w:szCs w:val="24"/>
            <w:rPrChange w:id="277" w:author="王欢" w:date="2026-08-13T19:10:56Z">
              <w:rPr>
                <w:rFonts w:hint="eastAsia"/>
              </w:rPr>
            </w:rPrChange>
          </w:rPr>
          <w:t>目的及保护甲方合理信赖的方式</w:t>
        </w:r>
      </w:ins>
      <w:ins w:id="278" w:author="王欢" w:date="2026-08-13T19:11:11Z">
        <w:r>
          <w:rPr>
            <w:rFonts w:hint="eastAsia" w:ascii="宋体" w:hAnsi="宋体" w:eastAsia="宋体" w:cs="Times New Roman"/>
            <w:sz w:val="24"/>
            <w:szCs w:val="24"/>
            <w:lang w:val="en-US" w:eastAsia="zh-CN"/>
          </w:rPr>
          <w:t>解释</w:t>
        </w:r>
      </w:ins>
      <w:r>
        <w:rPr>
          <w:rFonts w:hint="eastAsia" w:ascii="宋体" w:hAnsi="宋体" w:eastAsia="宋体" w:cs="Times New Roman"/>
          <w:sz w:val="24"/>
          <w:szCs w:val="24"/>
        </w:rPr>
        <w:t>。</w:t>
      </w:r>
    </w:p>
    <w:p w14:paraId="53F7A70A">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乙方应当向甲方提供服务所需的基础平台及相关技术服务，乙方应向甲方告知平台的使用规则并有义务指导甲方使用。</w:t>
      </w:r>
    </w:p>
    <w:p w14:paraId="033BCAD5">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乙方应当向甲方提供标准接口文件，协助甲方完成接口对接。乙方有义务保障接口的服务质量和运行质量，包括但不限于系统处理能力、传输数据保密性及完整性、通信畅通、运行稳定性等。</w:t>
      </w:r>
      <w:r>
        <w:rPr>
          <w:rFonts w:hint="eastAsia" w:ascii="宋体" w:hAnsi="宋体" w:eastAsia="宋体" w:cs="Times New Roman"/>
          <w:sz w:val="24"/>
          <w:szCs w:val="24"/>
          <w:lang w:val="en-US" w:eastAsia="zh-CN"/>
        </w:rPr>
        <w:t>乙方提供7*24小时技术支持</w:t>
      </w:r>
      <w:ins w:id="279" w:author="王欢" w:date="2026-08-13T19:12:33Z">
        <w:r>
          <w:rPr>
            <w:rFonts w:hint="eastAsia" w:ascii="宋体" w:hAnsi="宋体" w:eastAsia="宋体" w:cs="Times New Roman"/>
            <w:sz w:val="24"/>
            <w:szCs w:val="24"/>
            <w:lang w:val="en-US" w:eastAsia="zh-CN"/>
          </w:rPr>
          <w:t>，</w:t>
        </w:r>
      </w:ins>
      <w:ins w:id="280" w:author="王欢" w:date="2026-08-13T19:12:32Z">
        <w:r>
          <w:rPr>
            <w:rFonts w:hint="eastAsia" w:ascii="宋体" w:hAnsi="宋体" w:eastAsia="宋体" w:cs="Times New Roman"/>
            <w:sz w:val="24"/>
            <w:szCs w:val="24"/>
            <w:rPrChange w:id="281" w:author="王欢" w:date="2026-08-13T19:12:32Z">
              <w:rPr>
                <w:rFonts w:hint="eastAsia"/>
              </w:rPr>
            </w:rPrChange>
          </w:rPr>
          <w:t>一般故障响应时间不超过</w:t>
        </w:r>
      </w:ins>
      <w:ins w:id="282" w:author="王欢" w:date="2026-08-13T19:12:51Z">
        <w:r>
          <w:rPr>
            <w:rFonts w:hint="eastAsia" w:ascii="宋体" w:hAnsi="宋体" w:eastAsia="宋体" w:cs="Times New Roman"/>
            <w:sz w:val="24"/>
            <w:szCs w:val="24"/>
            <w:lang w:val="en-US" w:eastAsia="zh-CN"/>
          </w:rPr>
          <w:t>4</w:t>
        </w:r>
      </w:ins>
      <w:ins w:id="283" w:author="王欢" w:date="2026-08-13T19:12:48Z">
        <w:r>
          <w:rPr>
            <w:rFonts w:hint="eastAsia" w:ascii="宋体" w:hAnsi="宋体" w:eastAsia="宋体" w:cs="Times New Roman"/>
            <w:sz w:val="24"/>
            <w:szCs w:val="24"/>
            <w:lang w:val="en-US" w:eastAsia="zh-CN"/>
          </w:rPr>
          <w:t>小时</w:t>
        </w:r>
      </w:ins>
      <w:ins w:id="284" w:author="王欢" w:date="2026-08-13T19:12:32Z">
        <w:r>
          <w:rPr>
            <w:rFonts w:hint="eastAsia" w:ascii="宋体" w:hAnsi="宋体" w:eastAsia="宋体" w:cs="Times New Roman"/>
            <w:sz w:val="24"/>
            <w:szCs w:val="24"/>
            <w:rPrChange w:id="285" w:author="王欢" w:date="2026-08-13T19:12:32Z">
              <w:rPr>
                <w:rFonts w:hint="eastAsia"/>
              </w:rPr>
            </w:rPrChange>
          </w:rPr>
          <w:t>，重大故障恢复时间不超过</w:t>
        </w:r>
      </w:ins>
      <w:ins w:id="286" w:author="王欢" w:date="2026-08-13T19:12:55Z">
        <w:r>
          <w:rPr>
            <w:rFonts w:hint="eastAsia" w:ascii="宋体" w:hAnsi="宋体" w:eastAsia="宋体" w:cs="Times New Roman"/>
            <w:sz w:val="24"/>
            <w:szCs w:val="24"/>
            <w:lang w:eastAsia="zh-CN"/>
          </w:rPr>
          <w:t>8</w:t>
        </w:r>
      </w:ins>
      <w:ins w:id="287" w:author="王欢" w:date="2026-08-13T19:12:32Z">
        <w:r>
          <w:rPr>
            <w:rFonts w:hint="eastAsia" w:ascii="宋体" w:hAnsi="宋体" w:eastAsia="宋体" w:cs="Times New Roman"/>
            <w:sz w:val="24"/>
            <w:szCs w:val="24"/>
            <w:rPrChange w:id="288" w:author="王欢" w:date="2026-08-13T19:12:32Z">
              <w:rPr>
                <w:rFonts w:hint="eastAsia"/>
              </w:rPr>
            </w:rPrChange>
          </w:rPr>
          <w:t>小时</w:t>
        </w:r>
      </w:ins>
      <w:r>
        <w:rPr>
          <w:rFonts w:hint="eastAsia" w:ascii="宋体" w:hAnsi="宋体" w:eastAsia="宋体" w:cs="Times New Roman"/>
          <w:sz w:val="24"/>
          <w:szCs w:val="24"/>
          <w:lang w:val="en-US" w:eastAsia="zh-CN"/>
        </w:rPr>
        <w:t>。</w:t>
      </w:r>
    </w:p>
    <w:p w14:paraId="32BB8018">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乙方有权对本服务进行升级、改造等处理。</w:t>
      </w:r>
      <w:r>
        <w:rPr>
          <w:rFonts w:ascii="宋体" w:hAnsi="宋体" w:eastAsia="宋体" w:cs="Times New Roman"/>
          <w:bCs/>
          <w:sz w:val="24"/>
          <w:szCs w:val="24"/>
        </w:rPr>
        <w:t>若乙方需对</w:t>
      </w:r>
      <w:r>
        <w:rPr>
          <w:rFonts w:hint="eastAsia" w:ascii="宋体" w:hAnsi="宋体" w:eastAsia="宋体" w:cs="Times New Roman"/>
          <w:bCs/>
          <w:sz w:val="24"/>
          <w:szCs w:val="24"/>
        </w:rPr>
        <w:t>平台</w:t>
      </w:r>
      <w:r>
        <w:rPr>
          <w:rFonts w:ascii="宋体" w:hAnsi="宋体" w:eastAsia="宋体" w:cs="Times New Roman"/>
          <w:bCs/>
          <w:sz w:val="24"/>
          <w:szCs w:val="24"/>
        </w:rPr>
        <w:t>系统进行</w:t>
      </w:r>
      <w:r>
        <w:rPr>
          <w:rFonts w:hint="eastAsia" w:ascii="宋体" w:hAnsi="宋体" w:eastAsia="宋体" w:cs="Times New Roman"/>
          <w:bCs/>
          <w:sz w:val="24"/>
          <w:szCs w:val="24"/>
        </w:rPr>
        <w:t>维护</w:t>
      </w:r>
      <w:r>
        <w:rPr>
          <w:rFonts w:ascii="宋体" w:hAnsi="宋体" w:eastAsia="宋体" w:cs="Times New Roman"/>
          <w:bCs/>
          <w:sz w:val="24"/>
          <w:szCs w:val="24"/>
        </w:rPr>
        <w:t>，</w:t>
      </w:r>
      <w:r>
        <w:rPr>
          <w:rFonts w:hint="eastAsia" w:ascii="宋体" w:hAnsi="宋体" w:eastAsia="宋体" w:cs="Times New Roman"/>
          <w:bCs/>
          <w:sz w:val="24"/>
          <w:szCs w:val="24"/>
        </w:rPr>
        <w:t>或需对</w:t>
      </w:r>
      <w:r>
        <w:rPr>
          <w:rFonts w:ascii="宋体" w:hAnsi="宋体" w:eastAsia="宋体" w:cs="Times New Roman"/>
          <w:bCs/>
          <w:sz w:val="24"/>
          <w:szCs w:val="24"/>
        </w:rPr>
        <w:t>服务进行</w:t>
      </w:r>
      <w:r>
        <w:rPr>
          <w:rFonts w:hint="eastAsia" w:ascii="宋体" w:hAnsi="宋体" w:eastAsia="宋体" w:cs="Times New Roman"/>
          <w:bCs/>
          <w:sz w:val="24"/>
          <w:szCs w:val="24"/>
        </w:rPr>
        <w:t>调整</w:t>
      </w:r>
      <w:r>
        <w:rPr>
          <w:rFonts w:ascii="宋体" w:hAnsi="宋体" w:eastAsia="宋体" w:cs="Times New Roman"/>
          <w:bCs/>
          <w:sz w:val="24"/>
          <w:szCs w:val="24"/>
        </w:rPr>
        <w:t>的，应</w:t>
      </w:r>
      <w:ins w:id="289" w:author="王欢" w:date="2026-08-13T18:10:57Z">
        <w:r>
          <w:rPr>
            <w:rFonts w:hint="eastAsia" w:ascii="宋体" w:hAnsi="宋体" w:eastAsia="宋体" w:cs="Times New Roman"/>
            <w:bCs/>
            <w:sz w:val="24"/>
            <w:szCs w:val="24"/>
            <w:lang w:val="en-US" w:eastAsia="zh-CN"/>
          </w:rPr>
          <w:t>提前</w:t>
        </w:r>
      </w:ins>
      <w:ins w:id="290" w:author="王欢" w:date="2026-08-13T18:11:01Z">
        <w:r>
          <w:rPr>
            <w:rFonts w:hint="eastAsia" w:ascii="宋体" w:hAnsi="宋体" w:eastAsia="宋体" w:cs="Times New Roman"/>
            <w:bCs/>
            <w:sz w:val="24"/>
            <w:szCs w:val="24"/>
            <w:lang w:val="en-US" w:eastAsia="zh-CN"/>
          </w:rPr>
          <w:t>至少1</w:t>
        </w:r>
      </w:ins>
      <w:ins w:id="291" w:author="王欢" w:date="2026-08-13T18:11:03Z">
        <w:r>
          <w:rPr>
            <w:rFonts w:hint="eastAsia" w:ascii="宋体" w:hAnsi="宋体" w:eastAsia="宋体" w:cs="Times New Roman"/>
            <w:bCs/>
            <w:sz w:val="24"/>
            <w:szCs w:val="24"/>
            <w:lang w:val="en-US" w:eastAsia="zh-CN"/>
          </w:rPr>
          <w:t>个工作日</w:t>
        </w:r>
      </w:ins>
      <w:del w:id="292" w:author="王欢" w:date="2026-08-13T18:10:56Z">
        <w:r>
          <w:rPr>
            <w:rFonts w:hint="eastAsia" w:ascii="宋体" w:hAnsi="宋体" w:eastAsia="宋体" w:cs="Times New Roman"/>
            <w:bCs/>
            <w:sz w:val="24"/>
            <w:szCs w:val="24"/>
          </w:rPr>
          <w:delText>及</w:delText>
        </w:r>
      </w:del>
      <w:del w:id="293" w:author="王欢" w:date="2026-08-13T18:10:55Z">
        <w:r>
          <w:rPr>
            <w:rFonts w:hint="eastAsia" w:ascii="宋体" w:hAnsi="宋体" w:eastAsia="宋体" w:cs="Times New Roman"/>
            <w:bCs/>
            <w:sz w:val="24"/>
            <w:szCs w:val="24"/>
          </w:rPr>
          <w:delText>时</w:delText>
        </w:r>
      </w:del>
      <w:r>
        <w:rPr>
          <w:rFonts w:ascii="宋体" w:hAnsi="宋体" w:eastAsia="宋体" w:cs="Times New Roman"/>
          <w:bCs/>
          <w:sz w:val="24"/>
          <w:szCs w:val="24"/>
        </w:rPr>
        <w:t>通知甲方。若出现非</w:t>
      </w:r>
      <w:r>
        <w:rPr>
          <w:rFonts w:hint="eastAsia" w:ascii="宋体" w:hAnsi="宋体" w:eastAsia="宋体" w:cs="Times New Roman"/>
          <w:bCs/>
          <w:sz w:val="24"/>
          <w:szCs w:val="24"/>
        </w:rPr>
        <w:t>乙方原因造成的网络</w:t>
      </w:r>
      <w:r>
        <w:rPr>
          <w:rFonts w:ascii="宋体" w:hAnsi="宋体" w:eastAsia="宋体" w:cs="Times New Roman"/>
          <w:bCs/>
          <w:sz w:val="24"/>
          <w:szCs w:val="24"/>
        </w:rPr>
        <w:t>故障</w:t>
      </w:r>
      <w:r>
        <w:rPr>
          <w:rFonts w:hint="eastAsia" w:ascii="宋体" w:hAnsi="宋体" w:eastAsia="宋体" w:cs="Times New Roman"/>
          <w:bCs/>
          <w:sz w:val="24"/>
          <w:szCs w:val="24"/>
        </w:rPr>
        <w:t>而导致</w:t>
      </w:r>
      <w:r>
        <w:rPr>
          <w:rFonts w:ascii="宋体" w:hAnsi="宋体" w:eastAsia="宋体" w:cs="Times New Roman"/>
          <w:bCs/>
          <w:sz w:val="24"/>
          <w:szCs w:val="24"/>
        </w:rPr>
        <w:t>服务中</w:t>
      </w:r>
      <w:r>
        <w:rPr>
          <w:rFonts w:hint="eastAsia" w:ascii="宋体" w:hAnsi="宋体" w:eastAsia="宋体" w:cs="Times New Roman"/>
          <w:bCs/>
          <w:sz w:val="24"/>
          <w:szCs w:val="24"/>
        </w:rPr>
        <w:t>断的</w:t>
      </w:r>
      <w:r>
        <w:rPr>
          <w:rFonts w:ascii="宋体" w:hAnsi="宋体" w:eastAsia="宋体" w:cs="Times New Roman"/>
          <w:bCs/>
          <w:sz w:val="24"/>
          <w:szCs w:val="24"/>
        </w:rPr>
        <w:t>，乙方</w:t>
      </w:r>
      <w:r>
        <w:rPr>
          <w:rFonts w:hint="eastAsia" w:ascii="宋体" w:hAnsi="宋体" w:eastAsia="宋体" w:cs="Times New Roman"/>
          <w:bCs/>
          <w:sz w:val="24"/>
          <w:szCs w:val="24"/>
        </w:rPr>
        <w:t>不承担</w:t>
      </w:r>
      <w:r>
        <w:rPr>
          <w:rFonts w:ascii="宋体" w:hAnsi="宋体" w:eastAsia="宋体" w:cs="Times New Roman"/>
          <w:bCs/>
          <w:sz w:val="24"/>
          <w:szCs w:val="24"/>
        </w:rPr>
        <w:t>违约</w:t>
      </w:r>
      <w:r>
        <w:rPr>
          <w:rFonts w:hint="eastAsia" w:ascii="宋体" w:hAnsi="宋体" w:eastAsia="宋体" w:cs="Times New Roman"/>
          <w:bCs/>
          <w:sz w:val="24"/>
          <w:szCs w:val="24"/>
        </w:rPr>
        <w:t>责任</w:t>
      </w:r>
      <w:r>
        <w:rPr>
          <w:rFonts w:ascii="宋体" w:hAnsi="宋体" w:eastAsia="宋体" w:cs="Times New Roman"/>
          <w:bCs/>
          <w:sz w:val="24"/>
          <w:szCs w:val="24"/>
        </w:rPr>
        <w:t>，但应及时通知甲方并积极采取措施恢复</w:t>
      </w:r>
      <w:r>
        <w:rPr>
          <w:rFonts w:hint="eastAsia" w:ascii="宋体" w:hAnsi="宋体" w:eastAsia="宋体" w:cs="Times New Roman"/>
          <w:bCs/>
          <w:sz w:val="24"/>
          <w:szCs w:val="24"/>
        </w:rPr>
        <w:t>服务</w:t>
      </w:r>
      <w:r>
        <w:rPr>
          <w:rFonts w:ascii="宋体" w:hAnsi="宋体" w:eastAsia="宋体" w:cs="Times New Roman"/>
          <w:bCs/>
          <w:sz w:val="24"/>
          <w:szCs w:val="24"/>
        </w:rPr>
        <w:t>的正常</w:t>
      </w:r>
      <w:r>
        <w:rPr>
          <w:rFonts w:hint="eastAsia" w:ascii="宋体" w:hAnsi="宋体" w:eastAsia="宋体" w:cs="Times New Roman"/>
          <w:bCs/>
          <w:sz w:val="24"/>
          <w:szCs w:val="24"/>
        </w:rPr>
        <w:t>提供</w:t>
      </w:r>
      <w:r>
        <w:rPr>
          <w:rFonts w:ascii="宋体" w:hAnsi="宋体" w:eastAsia="宋体" w:cs="Times New Roman"/>
          <w:bCs/>
          <w:sz w:val="24"/>
          <w:szCs w:val="24"/>
        </w:rPr>
        <w:t>。</w:t>
      </w:r>
    </w:p>
    <w:p w14:paraId="79615FE0">
      <w:pPr>
        <w:pStyle w:val="14"/>
        <w:numPr>
          <w:ilvl w:val="1"/>
          <w:numId w:val="1"/>
        </w:numPr>
        <w:spacing w:line="360" w:lineRule="auto"/>
        <w:ind w:firstLineChars="0"/>
        <w:rPr>
          <w:rFonts w:ascii="宋体" w:hAnsi="宋体" w:eastAsia="宋体" w:cs="Times New Roman"/>
          <w:b/>
          <w:bCs/>
          <w:sz w:val="24"/>
          <w:szCs w:val="24"/>
        </w:rPr>
      </w:pPr>
      <w:r>
        <w:rPr>
          <w:rFonts w:hint="eastAsia" w:ascii="宋体" w:hAnsi="宋体" w:eastAsia="宋体" w:cs="Times New Roman"/>
          <w:b/>
          <w:bCs/>
          <w:sz w:val="24"/>
          <w:szCs w:val="24"/>
        </w:rPr>
        <w:t>基于</w:t>
      </w:r>
      <w:r>
        <w:rPr>
          <w:rFonts w:hint="eastAsia" w:ascii="宋体" w:hAnsi="宋体" w:eastAsia="宋体" w:cs="Times New Roman"/>
          <w:b/>
          <w:bCs/>
          <w:sz w:val="24"/>
          <w:szCs w:val="24"/>
          <w:lang w:val="en-US" w:eastAsia="zh-CN"/>
        </w:rPr>
        <w:t>AI</w:t>
      </w:r>
      <w:r>
        <w:rPr>
          <w:rFonts w:hint="eastAsia" w:ascii="宋体" w:hAnsi="宋体" w:eastAsia="宋体" w:cs="Times New Roman"/>
          <w:b/>
          <w:bCs/>
          <w:sz w:val="24"/>
          <w:szCs w:val="24"/>
        </w:rPr>
        <w:t>模型</w:t>
      </w:r>
      <w:r>
        <w:rPr>
          <w:rFonts w:hint="eastAsia" w:ascii="宋体" w:hAnsi="宋体" w:eastAsia="宋体" w:cs="Times New Roman"/>
          <w:b/>
          <w:bCs/>
          <w:sz w:val="24"/>
          <w:szCs w:val="24"/>
          <w:lang w:val="en-US" w:eastAsia="zh-CN"/>
        </w:rPr>
        <w:t>产品</w:t>
      </w:r>
      <w:r>
        <w:rPr>
          <w:rFonts w:hint="eastAsia" w:ascii="宋体" w:hAnsi="宋体" w:eastAsia="宋体" w:cs="Times New Roman"/>
          <w:b/>
          <w:bCs/>
          <w:sz w:val="24"/>
          <w:szCs w:val="24"/>
        </w:rPr>
        <w:t>的技术特性</w:t>
      </w: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rPr>
        <w:t>乙方不保证模型生成的内容的准确性、完整性</w:t>
      </w:r>
      <w:r>
        <w:rPr>
          <w:rFonts w:hint="eastAsia" w:ascii="宋体" w:hAnsi="宋体" w:eastAsia="宋体" w:cs="Times New Roman"/>
          <w:b/>
          <w:bCs/>
          <w:sz w:val="24"/>
          <w:szCs w:val="24"/>
          <w:lang w:eastAsia="zh-CN"/>
        </w:rPr>
        <w:t>、</w:t>
      </w:r>
      <w:r>
        <w:rPr>
          <w:rFonts w:hint="eastAsia" w:ascii="宋体" w:hAnsi="宋体" w:eastAsia="宋体" w:cs="Times New Roman"/>
          <w:b/>
          <w:bCs/>
          <w:sz w:val="24"/>
          <w:szCs w:val="24"/>
          <w:lang w:val="en-US" w:eastAsia="zh-CN"/>
        </w:rPr>
        <w:t>真实性</w:t>
      </w:r>
      <w:r>
        <w:rPr>
          <w:rFonts w:hint="eastAsia" w:ascii="宋体" w:hAnsi="宋体" w:eastAsia="宋体" w:cs="Times New Roman"/>
          <w:b/>
          <w:bCs/>
          <w:sz w:val="24"/>
          <w:szCs w:val="24"/>
        </w:rPr>
        <w:t>或无偏见性。</w:t>
      </w:r>
      <w:r>
        <w:rPr>
          <w:rFonts w:hint="eastAsia" w:ascii="宋体" w:hAnsi="宋体" w:eastAsia="宋体" w:cs="Times New Roman"/>
          <w:b/>
          <w:bCs/>
          <w:sz w:val="24"/>
          <w:szCs w:val="24"/>
          <w:lang w:val="en-US" w:eastAsia="zh-CN"/>
        </w:rPr>
        <w:t>生成内容由甲方自行审核，不代表乙方任何建议、观点或态度，</w:t>
      </w:r>
      <w:r>
        <w:rPr>
          <w:rFonts w:hint="eastAsia" w:ascii="宋体" w:hAnsi="宋体" w:eastAsia="宋体" w:cs="Times New Roman"/>
          <w:b/>
          <w:bCs/>
          <w:sz w:val="24"/>
          <w:szCs w:val="24"/>
        </w:rPr>
        <w:t>乙方不对因生成内容错误导致的损失</w:t>
      </w:r>
      <w:r>
        <w:rPr>
          <w:rFonts w:hint="eastAsia" w:ascii="宋体" w:hAnsi="宋体" w:eastAsia="宋体" w:cs="Times New Roman"/>
          <w:b/>
          <w:bCs/>
          <w:sz w:val="24"/>
          <w:szCs w:val="24"/>
          <w:lang w:val="en-US" w:eastAsia="zh-CN"/>
        </w:rPr>
        <w:t>或人身伤害等</w:t>
      </w:r>
      <w:r>
        <w:rPr>
          <w:rFonts w:hint="eastAsia" w:ascii="宋体" w:hAnsi="宋体" w:eastAsia="宋体" w:cs="Times New Roman"/>
          <w:b/>
          <w:bCs/>
          <w:sz w:val="24"/>
          <w:szCs w:val="24"/>
        </w:rPr>
        <w:t>承担</w:t>
      </w:r>
      <w:r>
        <w:rPr>
          <w:rFonts w:hint="eastAsia" w:ascii="宋体" w:hAnsi="宋体" w:eastAsia="宋体" w:cs="Times New Roman"/>
          <w:b/>
          <w:bCs/>
          <w:sz w:val="24"/>
          <w:szCs w:val="24"/>
          <w:lang w:val="en-US" w:eastAsia="zh-CN"/>
        </w:rPr>
        <w:t>任何</w:t>
      </w:r>
      <w:r>
        <w:rPr>
          <w:rFonts w:hint="eastAsia" w:ascii="宋体" w:hAnsi="宋体" w:eastAsia="宋体" w:cs="Times New Roman"/>
          <w:b/>
          <w:bCs/>
          <w:sz w:val="24"/>
          <w:szCs w:val="24"/>
        </w:rPr>
        <w:t>责任</w:t>
      </w:r>
      <w:r>
        <w:rPr>
          <w:rFonts w:hint="eastAsia" w:ascii="宋体" w:hAnsi="宋体" w:eastAsia="宋体" w:cs="Times New Roman"/>
          <w:b/>
          <w:bCs/>
          <w:sz w:val="24"/>
          <w:szCs w:val="24"/>
          <w:lang w:eastAsia="zh-CN"/>
        </w:rPr>
        <w:t>。</w:t>
      </w:r>
    </w:p>
    <w:p w14:paraId="3674018B">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乙方不得将甲方的</w:t>
      </w:r>
      <w:r>
        <w:rPr>
          <w:rFonts w:hint="eastAsia" w:ascii="宋体" w:hAnsi="宋体" w:eastAsia="宋体" w:cs="Times New Roman"/>
          <w:sz w:val="24"/>
          <w:szCs w:val="24"/>
          <w:lang w:val="en-US" w:eastAsia="zh-CN"/>
        </w:rPr>
        <w:t>输入、输出内容</w:t>
      </w:r>
      <w:r>
        <w:rPr>
          <w:rFonts w:hint="eastAsia" w:ascii="宋体" w:hAnsi="宋体" w:eastAsia="宋体" w:cs="Times New Roman"/>
          <w:sz w:val="24"/>
          <w:szCs w:val="24"/>
        </w:rPr>
        <w:t>作任何形式的存储（除记录日志外）。在记录日志的情况下，乙方应当对上述调用记录中的核心信息进行加密处理且不得还原该等信息。</w:t>
      </w:r>
      <w:r>
        <w:rPr>
          <w:rFonts w:hint="eastAsia" w:ascii="宋体" w:hAnsi="宋体" w:eastAsia="宋体" w:cs="Times New Roman"/>
          <w:sz w:val="24"/>
          <w:szCs w:val="24"/>
          <w:lang w:val="en-US" w:eastAsia="zh-CN"/>
        </w:rPr>
        <w:t>未经甲方许可，</w:t>
      </w:r>
      <w:r>
        <w:rPr>
          <w:rFonts w:hint="eastAsia" w:ascii="宋体" w:hAnsi="宋体" w:eastAsia="宋体" w:cs="Times New Roman"/>
          <w:sz w:val="24"/>
          <w:szCs w:val="24"/>
        </w:rPr>
        <w:t>乙方</w:t>
      </w:r>
      <w:r>
        <w:rPr>
          <w:rFonts w:hint="eastAsia" w:ascii="宋体" w:hAnsi="宋体" w:eastAsia="宋体" w:cs="Times New Roman"/>
          <w:sz w:val="24"/>
          <w:szCs w:val="24"/>
          <w:lang w:val="en-US" w:eastAsia="zh-CN"/>
        </w:rPr>
        <w:t>不得</w:t>
      </w:r>
      <w:r>
        <w:rPr>
          <w:rFonts w:hint="eastAsia" w:ascii="宋体" w:hAnsi="宋体" w:eastAsia="宋体" w:cs="Times New Roman"/>
          <w:sz w:val="24"/>
          <w:szCs w:val="24"/>
        </w:rPr>
        <w:t>将甲方的业务数据用于训练、微调或优化乙方对外提供的通用基础模型</w:t>
      </w:r>
      <w:r>
        <w:rPr>
          <w:rFonts w:hint="eastAsia" w:ascii="宋体" w:hAnsi="宋体" w:eastAsia="宋体" w:cs="Times New Roman"/>
          <w:sz w:val="24"/>
          <w:szCs w:val="24"/>
          <w:lang w:eastAsia="zh-CN"/>
        </w:rPr>
        <w:t>。</w:t>
      </w:r>
      <w:r>
        <w:rPr>
          <w:rFonts w:hint="eastAsia" w:ascii="宋体" w:hAnsi="宋体" w:eastAsia="宋体" w:cs="Times New Roman"/>
          <w:sz w:val="24"/>
          <w:szCs w:val="24"/>
        </w:rPr>
        <w:t>若乙方违反本条款而导致甲方和最终用户权益受损，乙方应承担一切后果及损失。</w:t>
      </w:r>
    </w:p>
    <w:p w14:paraId="15360EBE">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在</w:t>
      </w:r>
      <w:r>
        <w:rPr>
          <w:rFonts w:ascii="宋体" w:hAnsi="宋体" w:eastAsia="宋体" w:cs="Times New Roman"/>
          <w:sz w:val="24"/>
          <w:szCs w:val="24"/>
        </w:rPr>
        <w:t>未损害甲方名誉且</w:t>
      </w:r>
      <w:r>
        <w:rPr>
          <w:rFonts w:hint="eastAsia" w:ascii="宋体" w:hAnsi="宋体" w:eastAsia="宋体" w:cs="Times New Roman"/>
          <w:sz w:val="24"/>
          <w:szCs w:val="24"/>
        </w:rPr>
        <w:t>不对</w:t>
      </w:r>
      <w:r>
        <w:rPr>
          <w:rFonts w:ascii="宋体" w:hAnsi="宋体" w:eastAsia="宋体" w:cs="Times New Roman"/>
          <w:sz w:val="24"/>
          <w:szCs w:val="24"/>
        </w:rPr>
        <w:t>甲方造成</w:t>
      </w:r>
      <w:r>
        <w:rPr>
          <w:rFonts w:hint="eastAsia" w:ascii="宋体" w:hAnsi="宋体" w:eastAsia="宋体" w:cs="Times New Roman"/>
          <w:sz w:val="24"/>
          <w:szCs w:val="24"/>
        </w:rPr>
        <w:t>任何不良影响</w:t>
      </w:r>
      <w:r>
        <w:rPr>
          <w:rFonts w:ascii="宋体" w:hAnsi="宋体" w:eastAsia="宋体" w:cs="Times New Roman"/>
          <w:sz w:val="24"/>
          <w:szCs w:val="24"/>
        </w:rPr>
        <w:t>的情况下，</w:t>
      </w:r>
      <w:r>
        <w:rPr>
          <w:rFonts w:hint="eastAsia" w:ascii="宋体" w:hAnsi="宋体" w:eastAsia="宋体" w:cs="Times New Roman"/>
          <w:sz w:val="24"/>
          <w:szCs w:val="24"/>
        </w:rPr>
        <w:t>乙方可以在进行宣传或报批时提及甲方的名称，并指出该工作（或服务）的一般性质或种类。</w:t>
      </w:r>
    </w:p>
    <w:p w14:paraId="523948BC">
      <w:pPr>
        <w:pStyle w:val="14"/>
        <w:numPr>
          <w:ilvl w:val="1"/>
          <w:numId w:val="1"/>
        </w:numPr>
        <w:spacing w:line="360" w:lineRule="auto"/>
        <w:ind w:firstLineChars="0"/>
        <w:rPr>
          <w:rFonts w:ascii="宋体" w:hAnsi="宋体" w:eastAsia="宋体" w:cs="Times New Roman"/>
          <w:bCs/>
          <w:sz w:val="24"/>
          <w:szCs w:val="24"/>
        </w:rPr>
      </w:pPr>
      <w:r>
        <w:rPr>
          <w:rFonts w:hint="eastAsia" w:ascii="宋体" w:hAnsi="宋体" w:eastAsia="宋体" w:cs="Times New Roman"/>
          <w:bCs/>
          <w:sz w:val="24"/>
          <w:szCs w:val="24"/>
        </w:rPr>
        <w:t>协议期内，乙方</w:t>
      </w:r>
      <w:ins w:id="294" w:author="王欢" w:date="2026-08-13T19:13:44Z">
        <w:r>
          <w:rPr>
            <w:rFonts w:hint="eastAsia" w:ascii="宋体" w:hAnsi="宋体" w:eastAsia="宋体" w:cs="Times New Roman"/>
            <w:bCs/>
            <w:sz w:val="24"/>
            <w:szCs w:val="24"/>
            <w:lang w:val="en-US" w:eastAsia="zh-CN"/>
          </w:rPr>
          <w:t>如需</w:t>
        </w:r>
      </w:ins>
      <w:del w:id="295" w:author="王欢" w:date="2026-08-13T19:13:57Z">
        <w:r>
          <w:rPr>
            <w:rFonts w:hint="eastAsia" w:ascii="宋体" w:hAnsi="宋体" w:eastAsia="宋体" w:cs="Times New Roman"/>
            <w:bCs/>
            <w:sz w:val="24"/>
            <w:szCs w:val="24"/>
          </w:rPr>
          <w:delText>有权依据</w:delText>
        </w:r>
      </w:del>
      <w:del w:id="296" w:author="王欢" w:date="2026-08-13T19:13:57Z">
        <w:r>
          <w:rPr>
            <w:rFonts w:hint="eastAsia" w:ascii="宋体" w:hAnsi="宋体" w:eastAsia="宋体" w:cs="Times New Roman"/>
            <w:bCs/>
            <w:sz w:val="24"/>
            <w:szCs w:val="24"/>
            <w:lang w:val="en-US" w:eastAsia="zh-CN"/>
          </w:rPr>
          <w:delText>上游开源社区、电力部门或自有成本的</w:delText>
        </w:r>
      </w:del>
      <w:r>
        <w:rPr>
          <w:rFonts w:hint="eastAsia" w:ascii="宋体" w:hAnsi="宋体" w:eastAsia="宋体" w:cs="Times New Roman"/>
          <w:bCs/>
          <w:sz w:val="24"/>
          <w:szCs w:val="24"/>
          <w:lang w:val="en-US" w:eastAsia="zh-CN"/>
        </w:rPr>
        <w:t>调整</w:t>
      </w:r>
      <w:del w:id="297" w:author="王欢" w:date="2026-08-13T19:14:01Z">
        <w:r>
          <w:rPr>
            <w:rFonts w:hint="eastAsia" w:ascii="宋体" w:hAnsi="宋体" w:eastAsia="宋体" w:cs="Times New Roman"/>
            <w:bCs/>
            <w:sz w:val="24"/>
            <w:szCs w:val="24"/>
          </w:rPr>
          <w:delText>对</w:delText>
        </w:r>
      </w:del>
      <w:r>
        <w:rPr>
          <w:rFonts w:hint="eastAsia" w:ascii="宋体" w:hAnsi="宋体" w:eastAsia="宋体" w:cs="Times New Roman"/>
          <w:bCs/>
          <w:sz w:val="24"/>
          <w:szCs w:val="24"/>
        </w:rPr>
        <w:t>资费标准、计费方式、参数或其他重要事宜</w:t>
      </w:r>
      <w:del w:id="298" w:author="王欢" w:date="2026-08-13T19:14:10Z">
        <w:r>
          <w:rPr>
            <w:rFonts w:hint="eastAsia" w:ascii="宋体" w:hAnsi="宋体" w:eastAsia="宋体" w:cs="Times New Roman"/>
            <w:bCs/>
            <w:sz w:val="24"/>
            <w:szCs w:val="24"/>
          </w:rPr>
          <w:delText>进行调整</w:delText>
        </w:r>
      </w:del>
      <w:r>
        <w:rPr>
          <w:rFonts w:hint="eastAsia" w:ascii="宋体" w:hAnsi="宋体" w:eastAsia="宋体" w:cs="Times New Roman"/>
          <w:bCs/>
          <w:sz w:val="24"/>
          <w:szCs w:val="24"/>
        </w:rPr>
        <w:t>，</w:t>
      </w:r>
      <w:del w:id="299" w:author="王欢" w:date="2026-08-13T19:14:11Z">
        <w:r>
          <w:rPr>
            <w:rFonts w:hint="eastAsia" w:ascii="宋体" w:hAnsi="宋体" w:eastAsia="宋体" w:cs="Times New Roman"/>
            <w:bCs/>
            <w:sz w:val="24"/>
            <w:szCs w:val="24"/>
          </w:rPr>
          <w:delText>但</w:delText>
        </w:r>
      </w:del>
      <w:ins w:id="300" w:author="王欢" w:date="2026-08-13T19:14:21Z">
        <w:r>
          <w:rPr>
            <w:rFonts w:hint="eastAsia" w:ascii="宋体" w:hAnsi="宋体" w:eastAsia="宋体" w:cs="Times New Roman"/>
            <w:bCs/>
            <w:sz w:val="24"/>
            <w:szCs w:val="24"/>
            <w:lang w:val="en-US" w:eastAsia="zh-CN"/>
          </w:rPr>
          <w:t>应</w:t>
        </w:r>
      </w:ins>
      <w:ins w:id="301" w:author="王欢" w:date="2026-08-13T19:14:25Z">
        <w:r>
          <w:rPr>
            <w:rFonts w:hint="eastAsia" w:ascii="宋体" w:hAnsi="宋体" w:eastAsia="宋体" w:cs="Times New Roman"/>
            <w:bCs/>
            <w:sz w:val="24"/>
            <w:szCs w:val="24"/>
            <w:lang w:val="en-US" w:eastAsia="zh-CN"/>
          </w:rPr>
          <w:t>提前</w:t>
        </w:r>
      </w:ins>
      <w:ins w:id="302" w:author="王欢" w:date="2026-08-13T19:14:32Z">
        <w:r>
          <w:rPr>
            <w:rFonts w:hint="eastAsia" w:ascii="宋体" w:hAnsi="宋体" w:eastAsia="宋体" w:cs="Times New Roman"/>
            <w:bCs/>
            <w:sz w:val="24"/>
            <w:szCs w:val="24"/>
            <w:lang w:val="en-US" w:eastAsia="zh-CN"/>
          </w:rPr>
          <w:t>三十日</w:t>
        </w:r>
      </w:ins>
      <w:del w:id="303" w:author="王欢" w:date="2026-08-13T19:14:17Z">
        <w:r>
          <w:rPr>
            <w:rFonts w:hint="eastAsia" w:ascii="宋体" w:hAnsi="宋体" w:eastAsia="宋体" w:cs="Times New Roman"/>
            <w:bCs/>
            <w:sz w:val="24"/>
            <w:szCs w:val="24"/>
          </w:rPr>
          <w:delText>须</w:delText>
        </w:r>
      </w:del>
      <w:r>
        <w:rPr>
          <w:rFonts w:hint="eastAsia" w:ascii="宋体" w:hAnsi="宋体" w:eastAsia="宋体" w:cs="Times New Roman"/>
          <w:bCs/>
          <w:sz w:val="24"/>
          <w:szCs w:val="24"/>
        </w:rPr>
        <w:t>以纸质文件、对公邮件或直接与甲方联络人联系的形式通知甲方。甲方如有异议，须在</w:t>
      </w:r>
      <w:ins w:id="304" w:author="王欢" w:date="2026-08-13T18:19:12Z">
        <w:r>
          <w:rPr>
            <w:rFonts w:hint="eastAsia" w:ascii="宋体" w:hAnsi="宋体" w:eastAsia="宋体" w:cs="Times New Roman"/>
            <w:bCs/>
            <w:sz w:val="24"/>
            <w:szCs w:val="24"/>
            <w:lang w:val="en-US" w:eastAsia="zh-CN"/>
          </w:rPr>
          <w:t>收到</w:t>
        </w:r>
      </w:ins>
      <w:del w:id="305" w:author="王欢" w:date="2026-08-13T18:19:10Z">
        <w:r>
          <w:rPr>
            <w:rFonts w:hint="eastAsia" w:ascii="宋体" w:hAnsi="宋体" w:eastAsia="宋体" w:cs="Times New Roman"/>
            <w:bCs/>
            <w:sz w:val="24"/>
            <w:szCs w:val="24"/>
          </w:rPr>
          <w:delText>乙方</w:delText>
        </w:r>
      </w:del>
      <w:del w:id="306" w:author="王欢" w:date="2026-08-13T18:19:15Z">
        <w:r>
          <w:rPr>
            <w:rFonts w:hint="eastAsia" w:ascii="宋体" w:hAnsi="宋体" w:eastAsia="宋体" w:cs="Times New Roman"/>
            <w:bCs/>
            <w:sz w:val="24"/>
            <w:szCs w:val="24"/>
          </w:rPr>
          <w:delText>发出</w:delText>
        </w:r>
      </w:del>
      <w:r>
        <w:rPr>
          <w:rFonts w:hint="eastAsia" w:ascii="宋体" w:hAnsi="宋体" w:eastAsia="宋体" w:cs="Times New Roman"/>
          <w:bCs/>
          <w:sz w:val="24"/>
          <w:szCs w:val="24"/>
        </w:rPr>
        <w:t>通知</w:t>
      </w:r>
      <w:r>
        <w:rPr>
          <w:rFonts w:hint="eastAsia" w:ascii="宋体" w:hAnsi="宋体" w:eastAsia="宋体" w:cs="Times New Roman"/>
          <w:bCs/>
          <w:sz w:val="24"/>
          <w:szCs w:val="24"/>
          <w:lang w:val="en-US" w:eastAsia="zh-CN"/>
        </w:rPr>
        <w:t>之日起</w:t>
      </w:r>
      <w:r>
        <w:rPr>
          <w:rFonts w:ascii="宋体" w:hAnsi="宋体" w:eastAsia="宋体" w:cs="Times New Roman"/>
          <w:bCs/>
          <w:sz w:val="24"/>
          <w:szCs w:val="24"/>
        </w:rPr>
        <w:t xml:space="preserve"> </w:t>
      </w:r>
      <w:del w:id="307" w:author="王欢" w:date="2026-08-13T18:19:18Z">
        <w:r>
          <w:rPr>
            <w:rFonts w:hint="default" w:ascii="宋体" w:hAnsi="宋体" w:eastAsia="宋体" w:cs="Times New Roman"/>
            <w:bCs/>
            <w:sz w:val="24"/>
            <w:szCs w:val="24"/>
            <w:lang w:val="en-US"/>
          </w:rPr>
          <w:delText xml:space="preserve">3 </w:delText>
        </w:r>
      </w:del>
      <w:ins w:id="308" w:author="王欢" w:date="2026-08-13T18:19:18Z">
        <w:r>
          <w:rPr>
            <w:rFonts w:hint="eastAsia" w:ascii="宋体" w:hAnsi="宋体" w:eastAsia="宋体" w:cs="Times New Roman"/>
            <w:bCs/>
            <w:sz w:val="24"/>
            <w:szCs w:val="24"/>
            <w:lang w:val="en-US" w:eastAsia="zh-CN"/>
          </w:rPr>
          <w:t>5</w:t>
        </w:r>
      </w:ins>
      <w:r>
        <w:rPr>
          <w:rFonts w:hint="eastAsia" w:ascii="宋体" w:hAnsi="宋体" w:eastAsia="宋体" w:cs="Times New Roman"/>
          <w:bCs/>
          <w:sz w:val="24"/>
          <w:szCs w:val="24"/>
        </w:rPr>
        <w:t>个工作日内</w:t>
      </w:r>
      <w:r>
        <w:rPr>
          <w:rFonts w:hint="eastAsia" w:ascii="宋体" w:hAnsi="宋体" w:eastAsia="宋体" w:cs="Times New Roman"/>
          <w:bCs/>
          <w:sz w:val="24"/>
          <w:szCs w:val="24"/>
          <w:lang w:val="en-US" w:eastAsia="zh-CN"/>
        </w:rPr>
        <w:t>书面提出并</w:t>
      </w:r>
      <w:r>
        <w:rPr>
          <w:rFonts w:hint="eastAsia" w:ascii="宋体" w:hAnsi="宋体" w:eastAsia="宋体" w:cs="Times New Roman"/>
          <w:bCs/>
          <w:sz w:val="24"/>
          <w:szCs w:val="24"/>
        </w:rPr>
        <w:t>与乙方协商解决，否则视为接受变更事项</w:t>
      </w:r>
      <w:ins w:id="309" w:author="王欢" w:date="2026-08-13T18:20:02Z">
        <w:r>
          <w:rPr>
            <w:rFonts w:hint="eastAsia" w:ascii="宋体" w:hAnsi="宋体" w:eastAsia="宋体" w:cs="Times New Roman"/>
            <w:bCs/>
            <w:sz w:val="24"/>
            <w:szCs w:val="24"/>
            <w:lang w:eastAsia="zh-CN"/>
          </w:rPr>
          <w:t>，</w:t>
        </w:r>
      </w:ins>
      <w:ins w:id="310" w:author="王欢" w:date="2026-08-13T18:20:08Z">
        <w:r>
          <w:rPr>
            <w:rFonts w:hint="eastAsia" w:ascii="宋体" w:hAnsi="宋体" w:eastAsia="宋体" w:cs="Times New Roman"/>
            <w:bCs/>
            <w:sz w:val="24"/>
            <w:szCs w:val="24"/>
            <w:lang w:val="en-US" w:eastAsia="zh-CN"/>
          </w:rPr>
          <w:t>双方就</w:t>
        </w:r>
      </w:ins>
      <w:ins w:id="311" w:author="王欢" w:date="2026-08-13T18:20:11Z">
        <w:r>
          <w:rPr>
            <w:rFonts w:hint="eastAsia" w:ascii="宋体" w:hAnsi="宋体" w:eastAsia="宋体" w:cs="Times New Roman"/>
            <w:bCs/>
            <w:sz w:val="24"/>
            <w:szCs w:val="24"/>
            <w:lang w:val="en-US" w:eastAsia="zh-CN"/>
          </w:rPr>
          <w:t>变更事项</w:t>
        </w:r>
      </w:ins>
      <w:ins w:id="312" w:author="王欢" w:date="2026-08-13T18:20:14Z">
        <w:r>
          <w:rPr>
            <w:rFonts w:hint="eastAsia" w:ascii="宋体" w:hAnsi="宋体" w:eastAsia="宋体" w:cs="Times New Roman"/>
            <w:bCs/>
            <w:sz w:val="24"/>
            <w:szCs w:val="24"/>
            <w:lang w:val="en-US" w:eastAsia="zh-CN"/>
          </w:rPr>
          <w:t>另行签署</w:t>
        </w:r>
      </w:ins>
      <w:ins w:id="313" w:author="王欢" w:date="2026-08-13T18:20:17Z">
        <w:r>
          <w:rPr>
            <w:rFonts w:hint="eastAsia" w:ascii="宋体" w:hAnsi="宋体" w:eastAsia="宋体" w:cs="Times New Roman"/>
            <w:bCs/>
            <w:sz w:val="24"/>
            <w:szCs w:val="24"/>
            <w:lang w:val="en-US" w:eastAsia="zh-CN"/>
          </w:rPr>
          <w:t>书面书补充协议</w:t>
        </w:r>
      </w:ins>
      <w:r>
        <w:rPr>
          <w:rFonts w:hint="eastAsia" w:ascii="宋体" w:hAnsi="宋体" w:eastAsia="宋体" w:cs="Times New Roman"/>
          <w:bCs/>
          <w:sz w:val="24"/>
          <w:szCs w:val="24"/>
        </w:rPr>
        <w:t>。协商不成的，</w:t>
      </w:r>
      <w:ins w:id="314" w:author="王欢" w:date="2026-08-13T19:15:23Z">
        <w:r>
          <w:rPr>
            <w:rFonts w:hint="eastAsia" w:ascii="宋体" w:hAnsi="宋体" w:eastAsia="宋体" w:cs="Times New Roman"/>
            <w:bCs/>
            <w:sz w:val="24"/>
            <w:szCs w:val="24"/>
            <w:lang w:val="en-US" w:eastAsia="zh-CN"/>
          </w:rPr>
          <w:t>甲方有权</w:t>
        </w:r>
      </w:ins>
      <w:ins w:id="315" w:author="王欢" w:date="2026-08-13T19:15:19Z">
        <w:r>
          <w:rPr>
            <w:rFonts w:hint="eastAsia" w:ascii="宋体" w:hAnsi="宋体" w:eastAsia="宋体" w:cs="Times New Roman"/>
            <w:bCs/>
            <w:sz w:val="24"/>
            <w:szCs w:val="24"/>
            <w:rPrChange w:id="316" w:author="王欢" w:date="2026-08-13T19:15:19Z">
              <w:rPr>
                <w:rFonts w:hint="eastAsia"/>
              </w:rPr>
            </w:rPrChange>
          </w:rPr>
          <w:t>在</w:t>
        </w:r>
      </w:ins>
      <w:ins w:id="317" w:author="王欢" w:date="2026-08-13T19:15:30Z">
        <w:r>
          <w:rPr>
            <w:rFonts w:hint="eastAsia" w:ascii="宋体" w:hAnsi="宋体" w:eastAsia="宋体" w:cs="Times New Roman"/>
            <w:bCs/>
            <w:sz w:val="24"/>
            <w:szCs w:val="24"/>
            <w:lang w:val="en-US" w:eastAsia="zh-CN"/>
          </w:rPr>
          <w:t>15</w:t>
        </w:r>
      </w:ins>
      <w:ins w:id="318" w:author="王欢" w:date="2026-08-13T19:15:31Z">
        <w:r>
          <w:rPr>
            <w:rFonts w:hint="eastAsia" w:ascii="宋体" w:hAnsi="宋体" w:eastAsia="宋体" w:cs="Times New Roman"/>
            <w:bCs/>
            <w:sz w:val="24"/>
            <w:szCs w:val="24"/>
            <w:lang w:val="en-US" w:eastAsia="zh-CN"/>
          </w:rPr>
          <w:t>个</w:t>
        </w:r>
      </w:ins>
      <w:ins w:id="319" w:author="王欢" w:date="2026-08-13T19:15:32Z">
        <w:r>
          <w:rPr>
            <w:rFonts w:hint="eastAsia" w:ascii="宋体" w:hAnsi="宋体" w:eastAsia="宋体" w:cs="Times New Roman"/>
            <w:bCs/>
            <w:sz w:val="24"/>
            <w:szCs w:val="24"/>
            <w:lang w:val="en-US" w:eastAsia="zh-CN"/>
          </w:rPr>
          <w:t>工作日</w:t>
        </w:r>
      </w:ins>
      <w:ins w:id="320" w:author="王欢" w:date="2026-08-13T19:15:19Z">
        <w:r>
          <w:rPr>
            <w:rFonts w:hint="eastAsia" w:ascii="宋体" w:hAnsi="宋体" w:eastAsia="宋体" w:cs="Times New Roman"/>
            <w:bCs/>
            <w:sz w:val="24"/>
            <w:szCs w:val="24"/>
            <w:rPrChange w:id="321" w:author="王欢" w:date="2026-08-13T19:15:19Z">
              <w:rPr>
                <w:rFonts w:hint="eastAsia"/>
              </w:rPr>
            </w:rPrChange>
          </w:rPr>
          <w:t>内无责解除协议，乙方应配合完成数据迁移及费用结算，不得中断服务或收取额外费用。</w:t>
        </w:r>
      </w:ins>
      <w:del w:id="322" w:author="王欢" w:date="2026-08-13T19:15:52Z">
        <w:r>
          <w:rPr>
            <w:rFonts w:hint="eastAsia" w:ascii="宋体" w:hAnsi="宋体" w:eastAsia="宋体" w:cs="Times New Roman"/>
            <w:bCs/>
            <w:sz w:val="24"/>
            <w:szCs w:val="24"/>
          </w:rPr>
          <w:delText>任何一方有权停止部分或全部合作，双方互不</w:delText>
        </w:r>
      </w:del>
      <w:del w:id="323" w:author="王欢" w:date="2026-08-13T19:15:52Z">
        <w:r>
          <w:rPr>
            <w:rFonts w:hint="eastAsia" w:ascii="宋体" w:hAnsi="宋体" w:eastAsia="宋体" w:cs="Times New Roman"/>
            <w:bCs/>
            <w:sz w:val="24"/>
            <w:szCs w:val="24"/>
            <w:lang w:val="en-US" w:eastAsia="zh-CN"/>
          </w:rPr>
          <w:delText>就此</w:delText>
        </w:r>
      </w:del>
      <w:del w:id="324" w:author="王欢" w:date="2026-08-13T19:15:52Z">
        <w:r>
          <w:rPr>
            <w:rFonts w:hint="eastAsia" w:ascii="宋体" w:hAnsi="宋体" w:eastAsia="宋体" w:cs="Times New Roman"/>
            <w:bCs/>
            <w:sz w:val="24"/>
            <w:szCs w:val="24"/>
          </w:rPr>
          <w:delText>承担违约责任。</w:delText>
        </w:r>
      </w:del>
    </w:p>
    <w:p w14:paraId="604D69DD">
      <w:pPr>
        <w:spacing w:line="360" w:lineRule="auto"/>
        <w:ind w:firstLine="480"/>
        <w:rPr>
          <w:rFonts w:ascii="宋体" w:hAnsi="宋体" w:eastAsia="宋体" w:cs="Times New Roman"/>
          <w:sz w:val="24"/>
          <w:szCs w:val="24"/>
        </w:rPr>
      </w:pPr>
    </w:p>
    <w:p w14:paraId="58350598">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知识产权</w:t>
      </w:r>
    </w:p>
    <w:p w14:paraId="5DF4EB02">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lang w:val="en-US" w:eastAsia="zh-CN"/>
        </w:rPr>
        <w:t>本协议签署前，各方已经取得的知识产权仍归各方所有，本</w:t>
      </w:r>
      <w:r>
        <w:rPr>
          <w:rFonts w:hint="eastAsia" w:ascii="宋体" w:hAnsi="宋体" w:eastAsia="宋体" w:cs="Times New Roman"/>
          <w:sz w:val="24"/>
          <w:szCs w:val="24"/>
        </w:rPr>
        <w:t>协议的签订</w:t>
      </w:r>
      <w:r>
        <w:rPr>
          <w:rFonts w:hint="eastAsia" w:ascii="宋体" w:hAnsi="宋体" w:eastAsia="宋体" w:cs="Times New Roman"/>
          <w:sz w:val="24"/>
          <w:szCs w:val="24"/>
          <w:lang w:val="en-US" w:eastAsia="zh-CN"/>
        </w:rPr>
        <w:t>及履行</w:t>
      </w:r>
      <w:r>
        <w:rPr>
          <w:rFonts w:hint="eastAsia" w:ascii="宋体" w:hAnsi="宋体" w:eastAsia="宋体" w:cs="Times New Roman"/>
          <w:sz w:val="24"/>
          <w:szCs w:val="24"/>
        </w:rPr>
        <w:t>不授予</w:t>
      </w:r>
      <w:r>
        <w:rPr>
          <w:rFonts w:hint="eastAsia" w:ascii="宋体" w:hAnsi="宋体" w:eastAsia="宋体" w:cs="Times New Roman"/>
          <w:sz w:val="24"/>
          <w:szCs w:val="24"/>
          <w:lang w:val="en-US" w:eastAsia="zh-CN"/>
        </w:rPr>
        <w:t>甲</w:t>
      </w:r>
      <w:r>
        <w:rPr>
          <w:rFonts w:hint="eastAsia" w:ascii="宋体" w:hAnsi="宋体" w:eastAsia="宋体" w:cs="Times New Roman"/>
          <w:sz w:val="24"/>
          <w:szCs w:val="24"/>
        </w:rPr>
        <w:t>方关于</w:t>
      </w:r>
      <w:r>
        <w:rPr>
          <w:rFonts w:hint="eastAsia" w:ascii="宋体" w:hAnsi="宋体" w:eastAsia="宋体" w:cs="Times New Roman"/>
          <w:sz w:val="24"/>
          <w:szCs w:val="24"/>
          <w:lang w:val="en-US" w:eastAsia="zh-CN"/>
        </w:rPr>
        <w:t>乙方既有知识产权</w:t>
      </w:r>
      <w:r>
        <w:rPr>
          <w:rFonts w:hint="eastAsia" w:ascii="宋体" w:hAnsi="宋体" w:eastAsia="宋体" w:cs="Times New Roman"/>
          <w:sz w:val="24"/>
          <w:szCs w:val="24"/>
        </w:rPr>
        <w:t>的</w:t>
      </w:r>
      <w:r>
        <w:rPr>
          <w:rFonts w:hint="eastAsia" w:ascii="宋体" w:hAnsi="宋体" w:eastAsia="宋体" w:cs="Times New Roman"/>
          <w:sz w:val="24"/>
          <w:szCs w:val="24"/>
          <w:lang w:val="en-US" w:eastAsia="zh-CN"/>
        </w:rPr>
        <w:t>许可，甲</w:t>
      </w:r>
      <w:r>
        <w:rPr>
          <w:rFonts w:hint="eastAsia" w:ascii="宋体" w:hAnsi="宋体" w:eastAsia="宋体" w:cs="Times New Roman"/>
          <w:sz w:val="24"/>
          <w:szCs w:val="24"/>
        </w:rPr>
        <w:t>方不得</w:t>
      </w:r>
      <w:r>
        <w:rPr>
          <w:rFonts w:hint="eastAsia" w:ascii="宋体" w:hAnsi="宋体" w:eastAsia="宋体" w:cs="Times New Roman"/>
          <w:sz w:val="24"/>
          <w:szCs w:val="24"/>
          <w:lang w:val="en-US" w:eastAsia="zh-CN"/>
        </w:rPr>
        <w:t>主张对乙方服务及产品</w:t>
      </w:r>
      <w:r>
        <w:rPr>
          <w:rFonts w:hint="eastAsia" w:ascii="宋体" w:hAnsi="宋体" w:eastAsia="宋体" w:cs="Times New Roman"/>
          <w:sz w:val="24"/>
          <w:szCs w:val="24"/>
        </w:rPr>
        <w:t>享有任何知识产权</w:t>
      </w:r>
      <w:r>
        <w:rPr>
          <w:rFonts w:hint="eastAsia" w:ascii="宋体" w:hAnsi="宋体" w:eastAsia="宋体" w:cs="Times New Roman"/>
          <w:sz w:val="24"/>
          <w:szCs w:val="24"/>
          <w:lang w:val="en-US" w:eastAsia="zh-CN"/>
        </w:rPr>
        <w:t>,亦不得以任何方式侵犯乙方知识产权</w:t>
      </w:r>
      <w:r>
        <w:rPr>
          <w:rFonts w:hint="eastAsia" w:ascii="宋体" w:hAnsi="宋体" w:eastAsia="宋体" w:cs="Times New Roman"/>
          <w:sz w:val="24"/>
          <w:szCs w:val="24"/>
        </w:rPr>
        <w:t>。</w:t>
      </w:r>
    </w:p>
    <w:p w14:paraId="23E5A4E6">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除非另有约定，任何一方均不可凭借本协议取得另一方所拥有的著作权、专利权、商标权或其他知识产权</w:t>
      </w:r>
      <w:r>
        <w:rPr>
          <w:rFonts w:hint="eastAsia" w:ascii="宋体" w:hAnsi="宋体" w:eastAsia="宋体" w:cs="宋体"/>
          <w:sz w:val="24"/>
          <w:szCs w:val="24"/>
          <w:lang w:eastAsia="zh-CN"/>
        </w:rPr>
        <w:t>，</w:t>
      </w:r>
      <w:r>
        <w:rPr>
          <w:rFonts w:ascii="宋体" w:hAnsi="宋体" w:eastAsia="宋体" w:cs="宋体"/>
          <w:sz w:val="24"/>
          <w:szCs w:val="24"/>
        </w:rPr>
        <w:t>亦无权擅自使用、复制、传播或许可第三方使用</w:t>
      </w:r>
      <w:r>
        <w:rPr>
          <w:rFonts w:hint="eastAsia" w:ascii="宋体" w:hAnsi="宋体" w:eastAsia="宋体" w:cs="Times New Roman"/>
          <w:sz w:val="24"/>
          <w:szCs w:val="24"/>
        </w:rPr>
        <w:t>。</w:t>
      </w:r>
    </w:p>
    <w:p w14:paraId="2D5B3D01">
      <w:pPr>
        <w:spacing w:line="360" w:lineRule="auto"/>
        <w:ind w:firstLine="480"/>
        <w:rPr>
          <w:rFonts w:ascii="宋体" w:hAnsi="宋体" w:eastAsia="宋体" w:cs="Times New Roman"/>
          <w:sz w:val="24"/>
          <w:szCs w:val="24"/>
        </w:rPr>
      </w:pPr>
    </w:p>
    <w:p w14:paraId="56E354CB">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保密与信息安全</w:t>
      </w:r>
    </w:p>
    <w:p w14:paraId="3EE60DD0">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乙双方应当遵守法律法规关于信息安全的管理规定，并采取有效措施保障信息安全包括但不限于保障计算机系统及其相关配套设备、设施（含网络）、运行环境、信息系统功能的安全运行等，不得从事任何泄漏国家秘密、侵犯个人隐私或商业秘密的行为。</w:t>
      </w:r>
    </w:p>
    <w:p w14:paraId="60A802EE">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本协议中的“保密信息”是指：不为公众所知悉、具有商业价值并经披露方采取相应保密措施的技术信息和经营信息。</w:t>
      </w:r>
      <w:bookmarkStart w:id="1" w:name="_Hlk12033231"/>
      <w:r>
        <w:rPr>
          <w:rFonts w:hint="eastAsia" w:ascii="宋体" w:hAnsi="宋体" w:eastAsia="宋体"/>
          <w:sz w:val="24"/>
        </w:rPr>
        <w:t>“披露方”和“接收方”分别指披露保密信息的一方和接收保密信息的一方。</w:t>
      </w:r>
      <w:bookmarkEnd w:id="1"/>
    </w:p>
    <w:p w14:paraId="13A70D7A">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保密信息不包括</w:t>
      </w:r>
      <w:r>
        <w:rPr>
          <w:rFonts w:hint="eastAsia" w:ascii="宋体" w:hAnsi="宋体" w:eastAsia="宋体" w:cs="Times New Roman"/>
          <w:sz w:val="24"/>
          <w:szCs w:val="24"/>
          <w:lang w:val="en-US" w:eastAsia="zh-CN"/>
        </w:rPr>
        <w:t>接收方有证据证明的</w:t>
      </w:r>
      <w:r>
        <w:rPr>
          <w:rFonts w:hint="eastAsia" w:ascii="宋体" w:hAnsi="宋体" w:eastAsia="宋体" w:cs="Times New Roman"/>
          <w:sz w:val="24"/>
          <w:szCs w:val="24"/>
        </w:rPr>
        <w:t>如下信息：（1）已成为公知信息，而接收方对此并无过错；或（2）披露时接收方已经知晓的信息；或（3）接收方从第三方合法获得的信息，且未附加保密的义务；或（4）接收方并未使用保密信息，而自行研发获得的信息；或（5）披露方事先书面同意披露或使用的信息。</w:t>
      </w:r>
    </w:p>
    <w:p w14:paraId="167A9B5C">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一方未经对方书面同意，不得向任何其他方泄露。甲、乙双方均应对各自员工履行保密义务负责，任何一方或其员工有泄密行为，应承担违约责任</w:t>
      </w:r>
      <w:r>
        <w:rPr>
          <w:rFonts w:hint="eastAsia" w:ascii="宋体" w:hAnsi="宋体" w:eastAsia="宋体" w:cs="Times New Roman"/>
          <w:sz w:val="24"/>
          <w:szCs w:val="24"/>
          <w:lang w:val="en-US" w:eastAsia="zh-CN"/>
        </w:rPr>
        <w:t>并对其员工违反保密义务的行为承担连带责任</w:t>
      </w:r>
      <w:r>
        <w:rPr>
          <w:rFonts w:hint="eastAsia" w:ascii="宋体" w:hAnsi="宋体" w:eastAsia="宋体" w:cs="Times New Roman"/>
          <w:sz w:val="24"/>
          <w:szCs w:val="24"/>
        </w:rPr>
        <w:t>。本条约定的保密责任独立于本协议的其他条款，不因本协议解除、终止或无效而失效。本条款自本协议生效之日起有效，直至相关保密信息依法成为公开信息或经对方书面认可该等保密信息不再需要保密时终止。但法律或监管机构另有规定或根据司法机关要求提供的除外。</w:t>
      </w:r>
    </w:p>
    <w:p w14:paraId="1A6AC379">
      <w:pPr>
        <w:pStyle w:val="14"/>
        <w:spacing w:line="360" w:lineRule="auto"/>
        <w:ind w:left="992" w:firstLine="0" w:firstLineChars="0"/>
        <w:rPr>
          <w:rFonts w:ascii="宋体" w:hAnsi="宋体" w:eastAsia="宋体" w:cs="Times New Roman"/>
          <w:sz w:val="24"/>
          <w:szCs w:val="24"/>
        </w:rPr>
      </w:pPr>
    </w:p>
    <w:p w14:paraId="1F17B1DD">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违约责任</w:t>
      </w:r>
    </w:p>
    <w:p w14:paraId="4CD42B82">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甲乙双方存在任何违反本协议的情形的，另一方均有权停止部分或全部合作。</w:t>
      </w:r>
    </w:p>
    <w:p w14:paraId="3E77B355">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因甲方未取得信息主体合法有效授权、未能提供授权证明材料或超授权范围使用信息而产生的法律责任由甲方承担</w:t>
      </w:r>
      <w:del w:id="325" w:author="王欢" w:date="2026-08-13T18:21:14Z">
        <w:r>
          <w:rPr>
            <w:rFonts w:hint="eastAsia" w:ascii="宋体" w:hAnsi="宋体" w:eastAsia="宋体" w:cs="Times New Roman"/>
            <w:sz w:val="24"/>
            <w:szCs w:val="24"/>
          </w:rPr>
          <w:delText>。</w:delText>
        </w:r>
      </w:del>
      <w:del w:id="326" w:author="王欢" w:date="2026-08-13T18:21:12Z">
        <w:r>
          <w:rPr>
            <w:rFonts w:hint="eastAsia" w:ascii="宋体" w:hAnsi="宋体" w:eastAsia="宋体" w:cs="Times New Roman"/>
            <w:sz w:val="24"/>
            <w:szCs w:val="24"/>
          </w:rPr>
          <w:delText>上述法律责任包括但不限于给信息主体造成的损失，以及乙方或第三方因此遭受的一切损失</w:delText>
        </w:r>
      </w:del>
      <w:r>
        <w:rPr>
          <w:rFonts w:hint="eastAsia" w:ascii="宋体" w:hAnsi="宋体" w:eastAsia="宋体" w:cs="Times New Roman"/>
          <w:sz w:val="24"/>
          <w:szCs w:val="24"/>
        </w:rPr>
        <w:t>。</w:t>
      </w:r>
    </w:p>
    <w:p w14:paraId="4730C5F5">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任何一方未履行本协议项下的条款都将被视为违约，违约方应当承担相应的违约责任，赔偿由此给另一方造成的损失</w:t>
      </w:r>
      <w:r>
        <w:rPr>
          <w:rFonts w:hint="eastAsia" w:ascii="宋体" w:hAnsi="宋体" w:eastAsia="宋体" w:cs="Times New Roman"/>
          <w:sz w:val="24"/>
          <w:szCs w:val="24"/>
          <w:lang w:val="en-US" w:eastAsia="zh-CN"/>
        </w:rPr>
        <w:t>含律师费等维权费用</w:t>
      </w:r>
      <w:r>
        <w:rPr>
          <w:rFonts w:hint="eastAsia" w:ascii="宋体" w:hAnsi="宋体" w:eastAsia="宋体" w:cs="Times New Roman"/>
          <w:sz w:val="24"/>
          <w:szCs w:val="24"/>
        </w:rPr>
        <w:t>，并采取措施挽回给另一方造成的不良影响。若违约方在对方指定时限内未采取合理补救措施，纠正其违约行为，则守约方有权立即解除协议。</w:t>
      </w:r>
    </w:p>
    <w:p w14:paraId="3F1A367D">
      <w:pPr>
        <w:spacing w:line="360" w:lineRule="auto"/>
        <w:rPr>
          <w:rFonts w:ascii="宋体" w:hAnsi="宋体" w:eastAsia="宋体" w:cs="Times New Roman"/>
          <w:sz w:val="24"/>
          <w:szCs w:val="24"/>
        </w:rPr>
      </w:pPr>
    </w:p>
    <w:p w14:paraId="7356EB3F">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免责事由</w:t>
      </w:r>
    </w:p>
    <w:p w14:paraId="4CF85149">
      <w:pPr>
        <w:spacing w:line="360" w:lineRule="auto"/>
        <w:ind w:firstLine="480" w:firstLineChars="200"/>
        <w:rPr>
          <w:rFonts w:ascii="宋体" w:hAnsi="宋体" w:eastAsia="宋体" w:cs="Times New Roman"/>
          <w:sz w:val="24"/>
          <w:szCs w:val="24"/>
        </w:rPr>
      </w:pPr>
      <w:r>
        <w:rPr>
          <w:rFonts w:hint="eastAsia" w:ascii="宋体" w:hAnsi="宋体" w:eastAsia="宋体" w:cs="Times New Roman"/>
          <w:sz w:val="24"/>
          <w:szCs w:val="24"/>
        </w:rPr>
        <w:t>除特别指明外，一方无须就下列情形导致的约定义务无法履行而承担责任：</w:t>
      </w:r>
    </w:p>
    <w:p w14:paraId="5E78305E">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不可抗力。不可抗力是指双方不能预见、不能避免并不能克服的客观情况，包括但不限于：战争、骚乱、恐怖主义、洪水、地震、台风、国家公布的疫情等事件。</w:t>
      </w:r>
    </w:p>
    <w:p w14:paraId="5AC88261">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因法律、法规、规章、规定、指引、通知、政策、命令及其他规范性文件或政府行为原因导致本协议不能履行的，适用关于不可抗力的规定。</w:t>
      </w:r>
    </w:p>
    <w:p w14:paraId="0168CF35">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lang w:val="en-US" w:eastAsia="zh-CN"/>
        </w:rPr>
        <w:t>第三方模型服务商调整</w:t>
      </w:r>
      <w:r>
        <w:rPr>
          <w:rFonts w:hint="eastAsia" w:ascii="宋体" w:hAnsi="宋体" w:eastAsia="宋体" w:cs="Times New Roman"/>
          <w:sz w:val="24"/>
          <w:szCs w:val="24"/>
        </w:rPr>
        <w:t>导致服务中断、延时</w:t>
      </w:r>
      <w:r>
        <w:rPr>
          <w:rFonts w:hint="eastAsia" w:ascii="宋体" w:hAnsi="宋体" w:eastAsia="宋体" w:cs="Times New Roman"/>
          <w:sz w:val="24"/>
          <w:szCs w:val="24"/>
          <w:lang w:eastAsia="zh-CN"/>
        </w:rPr>
        <w:t>、</w:t>
      </w:r>
      <w:r>
        <w:rPr>
          <w:rFonts w:hint="eastAsia" w:ascii="宋体" w:hAnsi="宋体" w:eastAsia="宋体" w:cs="Times New Roman"/>
          <w:sz w:val="24"/>
          <w:szCs w:val="24"/>
          <w:lang w:val="en-US" w:eastAsia="zh-CN"/>
        </w:rPr>
        <w:t>终止</w:t>
      </w:r>
      <w:r>
        <w:rPr>
          <w:rFonts w:hint="eastAsia" w:ascii="宋体" w:hAnsi="宋体" w:eastAsia="宋体" w:cs="Times New Roman"/>
          <w:sz w:val="24"/>
          <w:szCs w:val="24"/>
        </w:rPr>
        <w:t>等情况。</w:t>
      </w:r>
      <w:ins w:id="327" w:author="王欢" w:date="2026-08-13T19:19:04Z">
        <w:r>
          <w:rPr>
            <w:rFonts w:hint="eastAsia" w:ascii="宋体" w:hAnsi="宋体" w:eastAsia="宋体" w:cs="Times New Roman"/>
            <w:sz w:val="24"/>
            <w:szCs w:val="24"/>
            <w:rPrChange w:id="328" w:author="王欢" w:date="2026-08-13T19:19:04Z">
              <w:rPr>
                <w:rFonts w:hint="eastAsia"/>
              </w:rPr>
            </w:rPrChange>
          </w:rPr>
          <w:t>乙方应在知悉后两小时内书面通知甲方，并在</w:t>
        </w:r>
      </w:ins>
      <w:ins w:id="329" w:author="王欢" w:date="2026-08-13T19:19:12Z">
        <w:r>
          <w:rPr>
            <w:rFonts w:hint="eastAsia" w:ascii="宋体" w:hAnsi="宋体" w:eastAsia="宋体" w:cs="Times New Roman"/>
            <w:sz w:val="24"/>
            <w:szCs w:val="24"/>
            <w:lang w:val="en-US" w:eastAsia="zh-CN"/>
          </w:rPr>
          <w:t>2</w:t>
        </w:r>
      </w:ins>
      <w:ins w:id="330" w:author="王欢" w:date="2026-08-13T19:19:04Z">
        <w:r>
          <w:rPr>
            <w:rFonts w:hint="eastAsia" w:ascii="宋体" w:hAnsi="宋体" w:eastAsia="宋体" w:cs="Times New Roman"/>
            <w:sz w:val="24"/>
            <w:szCs w:val="24"/>
            <w:rPrChange w:id="331" w:author="王欢" w:date="2026-08-13T19:19:04Z">
              <w:rPr>
                <w:rFonts w:hint="eastAsia"/>
              </w:rPr>
            </w:rPrChange>
          </w:rPr>
          <w:t>个工作日内提供免费替代方案或同等</w:t>
        </w:r>
      </w:ins>
      <w:ins w:id="332" w:author="王欢" w:date="2026-08-13T19:19:26Z">
        <w:r>
          <w:rPr>
            <w:rFonts w:hint="eastAsia" w:ascii="宋体" w:hAnsi="宋体" w:eastAsia="宋体" w:cs="Times New Roman"/>
            <w:sz w:val="24"/>
            <w:szCs w:val="24"/>
            <w:rPrChange w:id="333" w:author="王欢" w:date="2026-08-13T19:19:26Z">
              <w:rPr>
                <w:rFonts w:hint="eastAsia"/>
              </w:rPr>
            </w:rPrChange>
          </w:rPr>
          <w:t>水平的备用服务以保障甲方业务连续；未能及时提供替代服务的，乙方应按服务中断时长向甲方退还相应费用并承担违约责任。</w:t>
        </w:r>
      </w:ins>
    </w:p>
    <w:p w14:paraId="32F72654">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因网络、设备、黑客攻击、计算机病毒侵入或发作、通信或电力故障等不可预测因素造成不能提供服务</w:t>
      </w:r>
      <w:ins w:id="334" w:author="王欢" w:date="2026-08-13T19:20:09Z">
        <w:r>
          <w:rPr>
            <w:rFonts w:hint="eastAsia" w:ascii="宋体" w:hAnsi="宋体" w:eastAsia="宋体" w:cs="Times New Roman"/>
            <w:sz w:val="24"/>
            <w:szCs w:val="24"/>
            <w:rPrChange w:id="335" w:author="王欢" w:date="2026-08-13T19:20:09Z">
              <w:rPr>
                <w:rFonts w:hint="eastAsia"/>
              </w:rPr>
            </w:rPrChange>
          </w:rPr>
          <w:t>且乙方已尽到合理勤勉义务仍无法避免时</w:t>
        </w:r>
      </w:ins>
      <w:ins w:id="336" w:author="王欢" w:date="2026-08-13T19:20:36Z">
        <w:r>
          <w:rPr>
            <w:rFonts w:hint="eastAsia" w:ascii="宋体" w:hAnsi="宋体" w:eastAsia="宋体" w:cs="Times New Roman"/>
            <w:sz w:val="24"/>
            <w:szCs w:val="24"/>
            <w:lang w:eastAsia="zh-CN"/>
          </w:rPr>
          <w:t>，</w:t>
        </w:r>
      </w:ins>
      <w:ins w:id="337" w:author="王欢" w:date="2026-08-13T19:20:33Z">
        <w:r>
          <w:rPr>
            <w:rFonts w:hint="eastAsia" w:ascii="宋体" w:hAnsi="宋体" w:eastAsia="宋体" w:cs="Times New Roman"/>
            <w:sz w:val="24"/>
            <w:szCs w:val="24"/>
            <w:rPrChange w:id="338" w:author="王欢" w:date="2026-08-13T19:20:33Z">
              <w:rPr>
                <w:rFonts w:hint="eastAsia"/>
              </w:rPr>
            </w:rPrChange>
          </w:rPr>
          <w:t>方可作为免责事由</w:t>
        </w:r>
      </w:ins>
      <w:del w:id="339" w:author="王欢" w:date="2026-08-13T19:20:33Z">
        <w:r>
          <w:rPr>
            <w:rFonts w:hint="eastAsia" w:ascii="宋体" w:hAnsi="宋体" w:eastAsia="宋体" w:cs="Times New Roman"/>
            <w:sz w:val="24"/>
            <w:szCs w:val="24"/>
          </w:rPr>
          <w:delText>的情形</w:delText>
        </w:r>
      </w:del>
      <w:r>
        <w:rPr>
          <w:rFonts w:hint="eastAsia" w:ascii="宋体" w:hAnsi="宋体" w:eastAsia="宋体" w:cs="Times New Roman"/>
          <w:sz w:val="24"/>
          <w:szCs w:val="24"/>
        </w:rPr>
        <w:t>。</w:t>
      </w:r>
    </w:p>
    <w:p w14:paraId="6913200C">
      <w:pPr>
        <w:spacing w:line="360" w:lineRule="auto"/>
        <w:ind w:firstLine="480"/>
        <w:rPr>
          <w:rFonts w:ascii="宋体" w:hAnsi="宋体" w:eastAsia="宋体" w:cs="Times New Roman"/>
          <w:sz w:val="24"/>
          <w:szCs w:val="24"/>
        </w:rPr>
      </w:pPr>
    </w:p>
    <w:p w14:paraId="6B7698C8">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无默示弃权</w:t>
      </w:r>
    </w:p>
    <w:p w14:paraId="2ECEDAA0">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任何一方</w:t>
      </w:r>
      <w:r>
        <w:rPr>
          <w:rFonts w:ascii="宋体" w:hAnsi="宋体" w:eastAsia="宋体" w:cs="Times New Roman"/>
          <w:sz w:val="24"/>
          <w:szCs w:val="24"/>
        </w:rPr>
        <w:t>就对方对本协议</w:t>
      </w:r>
      <w:r>
        <w:rPr>
          <w:rFonts w:hint="eastAsia" w:ascii="宋体" w:hAnsi="宋体" w:eastAsia="宋体" w:cs="Times New Roman"/>
          <w:sz w:val="24"/>
          <w:szCs w:val="24"/>
        </w:rPr>
        <w:t>的</w:t>
      </w:r>
      <w:r>
        <w:rPr>
          <w:rFonts w:ascii="宋体" w:hAnsi="宋体" w:eastAsia="宋体" w:cs="Times New Roman"/>
          <w:sz w:val="24"/>
          <w:szCs w:val="24"/>
        </w:rPr>
        <w:t>任何条款</w:t>
      </w:r>
      <w:r>
        <w:rPr>
          <w:rFonts w:hint="eastAsia" w:ascii="宋体" w:hAnsi="宋体" w:eastAsia="宋体" w:cs="Times New Roman"/>
          <w:sz w:val="24"/>
          <w:szCs w:val="24"/>
        </w:rPr>
        <w:t>的</w:t>
      </w:r>
      <w:r>
        <w:rPr>
          <w:rFonts w:ascii="宋体" w:hAnsi="宋体" w:eastAsia="宋体" w:cs="Times New Roman"/>
          <w:sz w:val="24"/>
          <w:szCs w:val="24"/>
        </w:rPr>
        <w:t>违反行为</w:t>
      </w:r>
      <w:r>
        <w:rPr>
          <w:rFonts w:hint="eastAsia" w:ascii="宋体" w:hAnsi="宋体" w:eastAsia="宋体" w:cs="Times New Roman"/>
          <w:sz w:val="24"/>
          <w:szCs w:val="24"/>
        </w:rPr>
        <w:t>的</w:t>
      </w:r>
      <w:r>
        <w:rPr>
          <w:rFonts w:ascii="宋体" w:hAnsi="宋体" w:eastAsia="宋体" w:cs="Times New Roman"/>
          <w:sz w:val="24"/>
          <w:szCs w:val="24"/>
        </w:rPr>
        <w:t>弃权，</w:t>
      </w:r>
      <w:r>
        <w:rPr>
          <w:rFonts w:hint="eastAsia" w:ascii="宋体" w:hAnsi="宋体" w:eastAsia="宋体" w:cs="Times New Roman"/>
          <w:sz w:val="24"/>
          <w:szCs w:val="24"/>
        </w:rPr>
        <w:t>和</w:t>
      </w:r>
      <w:r>
        <w:rPr>
          <w:rFonts w:ascii="宋体" w:hAnsi="宋体" w:eastAsia="宋体" w:cs="Times New Roman"/>
          <w:sz w:val="24"/>
          <w:szCs w:val="24"/>
        </w:rPr>
        <w:t>任何一方未能</w:t>
      </w:r>
      <w:r>
        <w:rPr>
          <w:rFonts w:hint="eastAsia" w:ascii="宋体" w:hAnsi="宋体" w:eastAsia="宋体" w:cs="Times New Roman"/>
          <w:sz w:val="24"/>
          <w:szCs w:val="24"/>
        </w:rPr>
        <w:t>行使</w:t>
      </w:r>
      <w:r>
        <w:rPr>
          <w:rFonts w:ascii="宋体" w:hAnsi="宋体" w:eastAsia="宋体" w:cs="Times New Roman"/>
          <w:sz w:val="24"/>
          <w:szCs w:val="24"/>
        </w:rPr>
        <w:t>本协议项下</w:t>
      </w:r>
      <w:r>
        <w:rPr>
          <w:rFonts w:hint="eastAsia" w:ascii="宋体" w:hAnsi="宋体" w:eastAsia="宋体" w:cs="Times New Roman"/>
          <w:sz w:val="24"/>
          <w:szCs w:val="24"/>
        </w:rPr>
        <w:t>的</w:t>
      </w:r>
      <w:r>
        <w:rPr>
          <w:rFonts w:ascii="宋体" w:hAnsi="宋体" w:eastAsia="宋体" w:cs="Times New Roman"/>
          <w:sz w:val="24"/>
          <w:szCs w:val="24"/>
        </w:rPr>
        <w:t>任何权利</w:t>
      </w:r>
      <w:r>
        <w:rPr>
          <w:rFonts w:hint="eastAsia" w:ascii="宋体" w:hAnsi="宋体" w:eastAsia="宋体" w:cs="Times New Roman"/>
          <w:sz w:val="24"/>
          <w:szCs w:val="24"/>
        </w:rPr>
        <w:t>或</w:t>
      </w:r>
      <w:r>
        <w:rPr>
          <w:rFonts w:ascii="宋体" w:hAnsi="宋体" w:eastAsia="宋体" w:cs="Times New Roman"/>
          <w:sz w:val="24"/>
          <w:szCs w:val="24"/>
        </w:rPr>
        <w:t>特权</w:t>
      </w:r>
      <w:r>
        <w:rPr>
          <w:rFonts w:hint="eastAsia" w:ascii="宋体" w:hAnsi="宋体" w:eastAsia="宋体" w:cs="Times New Roman"/>
          <w:sz w:val="24"/>
          <w:szCs w:val="24"/>
        </w:rPr>
        <w:t>，</w:t>
      </w:r>
      <w:r>
        <w:rPr>
          <w:rFonts w:ascii="宋体" w:hAnsi="宋体" w:eastAsia="宋体" w:cs="Times New Roman"/>
          <w:sz w:val="24"/>
          <w:szCs w:val="24"/>
        </w:rPr>
        <w:t>均不能被视为</w:t>
      </w:r>
      <w:r>
        <w:rPr>
          <w:rFonts w:hint="eastAsia" w:ascii="宋体" w:hAnsi="宋体" w:eastAsia="宋体" w:cs="Times New Roman"/>
          <w:sz w:val="24"/>
          <w:szCs w:val="24"/>
        </w:rPr>
        <w:t>对于</w:t>
      </w:r>
      <w:r>
        <w:rPr>
          <w:rFonts w:ascii="宋体" w:hAnsi="宋体" w:eastAsia="宋体" w:cs="Times New Roman"/>
          <w:sz w:val="24"/>
          <w:szCs w:val="24"/>
        </w:rPr>
        <w:t>对方随后的违约行为</w:t>
      </w:r>
      <w:r>
        <w:rPr>
          <w:rFonts w:hint="eastAsia" w:ascii="宋体" w:hAnsi="宋体" w:eastAsia="宋体" w:cs="Times New Roman"/>
          <w:sz w:val="24"/>
          <w:szCs w:val="24"/>
        </w:rPr>
        <w:t>的</w:t>
      </w:r>
      <w:r>
        <w:rPr>
          <w:rFonts w:ascii="宋体" w:hAnsi="宋体" w:eastAsia="宋体" w:cs="Times New Roman"/>
          <w:sz w:val="24"/>
          <w:szCs w:val="24"/>
        </w:rPr>
        <w:t>弃权</w:t>
      </w:r>
      <w:r>
        <w:rPr>
          <w:rFonts w:hint="eastAsia" w:ascii="宋体" w:hAnsi="宋体" w:eastAsia="宋体" w:cs="Times New Roman"/>
          <w:sz w:val="24"/>
          <w:szCs w:val="24"/>
        </w:rPr>
        <w:t>或</w:t>
      </w:r>
      <w:r>
        <w:rPr>
          <w:rFonts w:ascii="宋体" w:hAnsi="宋体" w:eastAsia="宋体" w:cs="Times New Roman"/>
          <w:sz w:val="24"/>
          <w:szCs w:val="24"/>
        </w:rPr>
        <w:t>对本协议项下</w:t>
      </w:r>
      <w:r>
        <w:rPr>
          <w:rFonts w:hint="eastAsia" w:ascii="宋体" w:hAnsi="宋体" w:eastAsia="宋体" w:cs="Times New Roman"/>
          <w:sz w:val="24"/>
          <w:szCs w:val="24"/>
        </w:rPr>
        <w:t>任何</w:t>
      </w:r>
      <w:r>
        <w:rPr>
          <w:rFonts w:ascii="宋体" w:hAnsi="宋体" w:eastAsia="宋体" w:cs="Times New Roman"/>
          <w:sz w:val="24"/>
          <w:szCs w:val="24"/>
        </w:rPr>
        <w:t>其他条款</w:t>
      </w:r>
      <w:r>
        <w:rPr>
          <w:rFonts w:hint="eastAsia" w:ascii="宋体" w:hAnsi="宋体" w:eastAsia="宋体" w:cs="Times New Roman"/>
          <w:sz w:val="24"/>
          <w:szCs w:val="24"/>
        </w:rPr>
        <w:t>、</w:t>
      </w:r>
      <w:r>
        <w:rPr>
          <w:rFonts w:ascii="宋体" w:hAnsi="宋体" w:eastAsia="宋体" w:cs="Times New Roman"/>
          <w:sz w:val="24"/>
          <w:szCs w:val="24"/>
        </w:rPr>
        <w:t>权利和特权的弃权。</w:t>
      </w:r>
    </w:p>
    <w:p w14:paraId="632F580A">
      <w:pPr>
        <w:spacing w:line="360" w:lineRule="auto"/>
        <w:ind w:left="425"/>
        <w:rPr>
          <w:rFonts w:ascii="宋体" w:hAnsi="宋体" w:eastAsia="宋体" w:cs="Times New Roman"/>
          <w:sz w:val="24"/>
          <w:szCs w:val="24"/>
        </w:rPr>
      </w:pPr>
    </w:p>
    <w:p w14:paraId="074054A6">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可</w:t>
      </w:r>
      <w:r>
        <w:rPr>
          <w:rFonts w:ascii="宋体" w:hAnsi="宋体" w:eastAsia="宋体" w:cs="Times New Roman"/>
          <w:sz w:val="24"/>
          <w:szCs w:val="24"/>
        </w:rPr>
        <w:t>分割性</w:t>
      </w:r>
    </w:p>
    <w:p w14:paraId="46E1D9C9">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如果</w:t>
      </w:r>
      <w:r>
        <w:rPr>
          <w:rFonts w:ascii="宋体" w:hAnsi="宋体" w:eastAsia="宋体" w:cs="Times New Roman"/>
          <w:sz w:val="24"/>
          <w:szCs w:val="24"/>
        </w:rPr>
        <w:t>本协议的任何条款不可强制执行或被</w:t>
      </w:r>
      <w:r>
        <w:rPr>
          <w:rFonts w:hint="eastAsia" w:ascii="宋体" w:hAnsi="宋体" w:eastAsia="宋体" w:cs="Times New Roman"/>
          <w:sz w:val="24"/>
          <w:szCs w:val="24"/>
        </w:rPr>
        <w:t>判</w:t>
      </w:r>
      <w:r>
        <w:rPr>
          <w:rFonts w:ascii="宋体" w:hAnsi="宋体" w:eastAsia="宋体" w:cs="Times New Roman"/>
          <w:sz w:val="24"/>
          <w:szCs w:val="24"/>
        </w:rPr>
        <w:t>为</w:t>
      </w:r>
      <w:r>
        <w:rPr>
          <w:rFonts w:hint="eastAsia" w:ascii="宋体" w:hAnsi="宋体" w:eastAsia="宋体" w:cs="Times New Roman"/>
          <w:sz w:val="24"/>
          <w:szCs w:val="24"/>
        </w:rPr>
        <w:t>无效</w:t>
      </w:r>
      <w:r>
        <w:rPr>
          <w:rFonts w:ascii="宋体" w:hAnsi="宋体" w:eastAsia="宋体" w:cs="Times New Roman"/>
          <w:sz w:val="24"/>
          <w:szCs w:val="24"/>
        </w:rPr>
        <w:t>，</w:t>
      </w:r>
      <w:r>
        <w:rPr>
          <w:rFonts w:hint="eastAsia" w:ascii="宋体" w:hAnsi="宋体" w:eastAsia="宋体" w:cs="Times New Roman"/>
          <w:sz w:val="24"/>
          <w:szCs w:val="24"/>
        </w:rPr>
        <w:t>该等</w:t>
      </w:r>
      <w:r>
        <w:rPr>
          <w:rFonts w:ascii="宋体" w:hAnsi="宋体" w:eastAsia="宋体" w:cs="Times New Roman"/>
          <w:sz w:val="24"/>
          <w:szCs w:val="24"/>
        </w:rPr>
        <w:t>条款应当视为不存在</w:t>
      </w:r>
      <w:r>
        <w:rPr>
          <w:rFonts w:hint="eastAsia" w:ascii="宋体" w:hAnsi="宋体" w:eastAsia="宋体" w:cs="Times New Roman"/>
          <w:sz w:val="24"/>
          <w:szCs w:val="24"/>
        </w:rPr>
        <w:t>或者</w:t>
      </w:r>
      <w:r>
        <w:rPr>
          <w:rFonts w:ascii="宋体" w:hAnsi="宋体" w:eastAsia="宋体" w:cs="Times New Roman"/>
          <w:sz w:val="24"/>
          <w:szCs w:val="24"/>
        </w:rPr>
        <w:t>被删除</w:t>
      </w:r>
      <w:r>
        <w:rPr>
          <w:rFonts w:hint="eastAsia" w:ascii="宋体" w:hAnsi="宋体" w:eastAsia="宋体" w:cs="Times New Roman"/>
          <w:sz w:val="24"/>
          <w:szCs w:val="24"/>
        </w:rPr>
        <w:t>，</w:t>
      </w:r>
      <w:r>
        <w:rPr>
          <w:rFonts w:ascii="宋体" w:hAnsi="宋体" w:eastAsia="宋体" w:cs="Times New Roman"/>
          <w:sz w:val="24"/>
          <w:szCs w:val="24"/>
        </w:rPr>
        <w:t>其余条款应持续有效并可被强制执行。</w:t>
      </w:r>
    </w:p>
    <w:p w14:paraId="700F22F3">
      <w:pPr>
        <w:pStyle w:val="14"/>
        <w:spacing w:line="360" w:lineRule="auto"/>
        <w:ind w:left="992" w:firstLine="0" w:firstLineChars="0"/>
        <w:rPr>
          <w:rFonts w:ascii="宋体" w:hAnsi="宋体" w:eastAsia="宋体" w:cs="Times New Roman"/>
          <w:sz w:val="24"/>
          <w:szCs w:val="24"/>
        </w:rPr>
      </w:pPr>
    </w:p>
    <w:p w14:paraId="22F8C686">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争议解决与法律适用</w:t>
      </w:r>
    </w:p>
    <w:p w14:paraId="40ABEC33">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凡因本协议引起的或与本协议有关的任何争议经友好协商不成的，任何一方均有权将争议提交至</w:t>
      </w:r>
      <w:ins w:id="340" w:author="王欢" w:date="2026-08-13T18:21:39Z">
        <w:r>
          <w:rPr>
            <w:rFonts w:hint="eastAsia" w:ascii="宋体" w:hAnsi="宋体" w:eastAsia="宋体" w:cs="Times New Roman"/>
            <w:sz w:val="24"/>
            <w:szCs w:val="24"/>
            <w:lang w:val="en-US" w:eastAsia="zh-CN"/>
          </w:rPr>
          <w:t>原告</w:t>
        </w:r>
      </w:ins>
      <w:del w:id="341" w:author="王欢" w:date="2026-08-13T18:21:36Z">
        <w:r>
          <w:rPr>
            <w:rFonts w:hint="eastAsia" w:ascii="宋体" w:hAnsi="宋体" w:eastAsia="宋体" w:cs="Times New Roman"/>
            <w:sz w:val="24"/>
            <w:szCs w:val="24"/>
          </w:rPr>
          <w:delText>乙方</w:delText>
        </w:r>
      </w:del>
      <w:r>
        <w:rPr>
          <w:rFonts w:hint="eastAsia" w:ascii="宋体" w:hAnsi="宋体" w:eastAsia="宋体" w:cs="Times New Roman"/>
          <w:sz w:val="24"/>
          <w:szCs w:val="24"/>
        </w:rPr>
        <w:t>所在地人民法院进行诉讼。</w:t>
      </w:r>
    </w:p>
    <w:p w14:paraId="4D4255EE">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在诉讼过程中，除有争议正在进行诉讼的部分外，本协议应继续履行。</w:t>
      </w:r>
    </w:p>
    <w:p w14:paraId="62E16231">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本协议的订立、解释和履行均适用中华人民共和国大陆地区法律法规。</w:t>
      </w:r>
    </w:p>
    <w:p w14:paraId="4A0C2DC3">
      <w:pPr>
        <w:spacing w:line="360" w:lineRule="auto"/>
        <w:rPr>
          <w:rFonts w:ascii="宋体" w:hAnsi="宋体" w:eastAsia="宋体" w:cs="Times New Roman"/>
          <w:sz w:val="24"/>
          <w:szCs w:val="24"/>
        </w:rPr>
      </w:pPr>
    </w:p>
    <w:p w14:paraId="3B819EFD">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通知与送达</w:t>
      </w:r>
    </w:p>
    <w:p w14:paraId="3007A181">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本协议项下或与本协议有关的任何通知及其它信息将用书面形式（以中文书就）进行，如一方采用邮寄方式向对方交付发票、文件等，以投递公司官方记载的物流信息作为收件方收到邮件的认定标准：</w:t>
      </w:r>
    </w:p>
    <w:p w14:paraId="4ACFC224">
      <w:pPr>
        <w:pStyle w:val="14"/>
        <w:spacing w:line="360" w:lineRule="auto"/>
        <w:ind w:left="992" w:firstLine="0" w:firstLineChars="0"/>
        <w:rPr>
          <w:rFonts w:ascii="宋体" w:hAnsi="宋体" w:eastAsia="宋体" w:cs="Times New Roman"/>
          <w:sz w:val="24"/>
          <w:szCs w:val="24"/>
        </w:rPr>
      </w:pPr>
      <w:commentRangeStart w:id="3"/>
      <w:r>
        <w:rPr>
          <w:rFonts w:hint="eastAsia" w:ascii="宋体" w:hAnsi="宋体" w:eastAsia="宋体" w:cs="Times New Roman"/>
          <w:sz w:val="24"/>
          <w:szCs w:val="24"/>
        </w:rPr>
        <w:t>甲方指定收件人: 【】</w:t>
      </w:r>
    </w:p>
    <w:p w14:paraId="657BE57A">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地址：【】</w:t>
      </w:r>
    </w:p>
    <w:p w14:paraId="5BF2740C">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电话：【】</w:t>
      </w:r>
    </w:p>
    <w:p w14:paraId="6681207A">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电子邮件：【】</w:t>
      </w:r>
      <w:commentRangeEnd w:id="3"/>
      <w:r>
        <w:commentReference w:id="3"/>
      </w:r>
    </w:p>
    <w:p w14:paraId="4B5EE406">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乙方指定收件人：王大亮</w:t>
      </w:r>
    </w:p>
    <w:p w14:paraId="0FF5DB27">
      <w:pPr>
        <w:pStyle w:val="14"/>
        <w:spacing w:line="360" w:lineRule="auto"/>
        <w:ind w:left="992" w:firstLine="0" w:firstLineChars="0"/>
        <w:rPr>
          <w:rFonts w:hint="eastAsia" w:ascii="宋体" w:hAnsi="宋体" w:eastAsia="宋体" w:cs="Times New Roman"/>
          <w:sz w:val="24"/>
          <w:szCs w:val="24"/>
        </w:rPr>
      </w:pPr>
      <w:r>
        <w:rPr>
          <w:rFonts w:hint="eastAsia" w:ascii="宋体" w:hAnsi="宋体" w:eastAsia="宋体" w:cs="Times New Roman"/>
          <w:sz w:val="24"/>
          <w:szCs w:val="24"/>
        </w:rPr>
        <w:t>地址：上海市徐汇区宜山路700号A5栋2楼</w:t>
      </w:r>
    </w:p>
    <w:p w14:paraId="30ABC410">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电话：</w:t>
      </w:r>
      <w:r>
        <w:rPr>
          <w:rFonts w:ascii="宋体" w:hAnsi="宋体" w:eastAsia="宋体" w:cs="Times New Roman"/>
          <w:sz w:val="24"/>
          <w:szCs w:val="24"/>
        </w:rPr>
        <w:t xml:space="preserve"> 13817392388</w:t>
      </w:r>
    </w:p>
    <w:p w14:paraId="5D9811BD">
      <w:pPr>
        <w:pStyle w:val="14"/>
        <w:spacing w:line="360" w:lineRule="auto"/>
        <w:ind w:left="992" w:firstLine="0" w:firstLineChars="0"/>
        <w:rPr>
          <w:rFonts w:ascii="宋体" w:hAnsi="宋体" w:eastAsia="宋体" w:cs="Times New Roman"/>
          <w:sz w:val="24"/>
          <w:szCs w:val="24"/>
        </w:rPr>
      </w:pPr>
      <w:r>
        <w:rPr>
          <w:rFonts w:hint="eastAsia" w:ascii="宋体" w:hAnsi="宋体" w:eastAsia="宋体" w:cs="Times New Roman"/>
          <w:sz w:val="24"/>
          <w:szCs w:val="24"/>
        </w:rPr>
        <w:t>电子邮件：fengkong@chinadatapay.com</w:t>
      </w:r>
    </w:p>
    <w:p w14:paraId="1E97ADCF">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如接收方拒收或因接收方原因导致邮件无法妥投，视为接收方已收到寄出方开具的发票、文件等。</w:t>
      </w:r>
    </w:p>
    <w:p w14:paraId="5E52CA43">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任何一方变更名称、住所、联系人或电话，应在变更之日起三日内书面通知另一方，否则对方按上述方式做出的通知即视为已送达。</w:t>
      </w:r>
    </w:p>
    <w:p w14:paraId="00446195">
      <w:pPr>
        <w:pStyle w:val="14"/>
        <w:spacing w:line="360" w:lineRule="auto"/>
        <w:ind w:left="992" w:firstLine="0" w:firstLineChars="0"/>
        <w:rPr>
          <w:rFonts w:ascii="宋体" w:hAnsi="宋体" w:eastAsia="宋体" w:cs="Times New Roman"/>
          <w:sz w:val="24"/>
          <w:szCs w:val="24"/>
        </w:rPr>
      </w:pPr>
    </w:p>
    <w:p w14:paraId="283556D3">
      <w:pPr>
        <w:pStyle w:val="14"/>
        <w:numPr>
          <w:ilvl w:val="0"/>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其他</w:t>
      </w:r>
    </w:p>
    <w:p w14:paraId="419DBB40">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本协议附件作为本协议的组成部分，与本协议具有同等的法律效力；未尽事宜经双方协商后签订补充协议，补充协议与本协议条款如有冲突，以补充协议为准。</w:t>
      </w:r>
    </w:p>
    <w:p w14:paraId="0454D410">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本协议终止不影响协议中有关授权、付款、保密、知识产权、聘用禁止、违约责任、争议解决与法律适用等可以独立存在的条款的效力，一方未履行完毕的义务仍需继续履行。</w:t>
      </w:r>
    </w:p>
    <w:p w14:paraId="2BE67616">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本协议手工涂改、手工增减条款均视为无效。</w:t>
      </w:r>
    </w:p>
    <w:p w14:paraId="708427D3">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本协议自双方均完成签章之日起生效，有效期壹年。本协议到期前一个月如任何一方没有书面提出终止的，则本协议到期后自动顺延一年有效期，并以此类推，顺延次数不限。</w:t>
      </w:r>
    </w:p>
    <w:p w14:paraId="4888BDB0">
      <w:pPr>
        <w:pStyle w:val="14"/>
        <w:numPr>
          <w:ilvl w:val="1"/>
          <w:numId w:val="1"/>
        </w:numPr>
        <w:spacing w:line="360" w:lineRule="auto"/>
        <w:ind w:firstLineChars="0"/>
        <w:rPr>
          <w:rFonts w:ascii="宋体" w:hAnsi="宋体" w:eastAsia="宋体" w:cs="Times New Roman"/>
          <w:sz w:val="24"/>
          <w:szCs w:val="24"/>
        </w:rPr>
      </w:pPr>
      <w:r>
        <w:rPr>
          <w:rFonts w:hint="eastAsia" w:ascii="宋体" w:hAnsi="宋体" w:eastAsia="宋体" w:cs="Times New Roman"/>
          <w:sz w:val="24"/>
          <w:szCs w:val="24"/>
        </w:rPr>
        <w:t>本协议各方一致确认并同意，本协议可以书面纸质文件或数据电文为载体约定协议各方的权利义务内容，各方可协商采用线下签署或线上签署的方式签署本协议，且具有同等法律效力。使用线上签署的，各方承诺妥善保管签章平台账号及密码，对账号密码保管不当所造成的法律后果由各方各自承担。以各方注册的账号线上签署本协议的</w:t>
      </w:r>
      <w:ins w:id="342" w:author="王欢" w:date="2026-08-13T19:22:33Z">
        <w:r>
          <w:rPr>
            <w:rFonts w:hint="eastAsia" w:ascii="宋体" w:hAnsi="宋体" w:eastAsia="宋体" w:cs="Times New Roman"/>
            <w:sz w:val="24"/>
            <w:szCs w:val="24"/>
            <w:lang w:eastAsia="zh-CN"/>
          </w:rPr>
          <w:t>，</w:t>
        </w:r>
      </w:ins>
      <w:ins w:id="343" w:author="王欢" w:date="2026-08-13T19:22:35Z">
        <w:r>
          <w:rPr>
            <w:rFonts w:hint="eastAsia" w:ascii="宋体" w:hAnsi="宋体" w:eastAsia="宋体" w:cs="Times New Roman"/>
            <w:sz w:val="24"/>
            <w:szCs w:val="24"/>
            <w:lang w:val="en-US" w:eastAsia="zh-CN"/>
          </w:rPr>
          <w:t>原则上</w:t>
        </w:r>
      </w:ins>
      <w:r>
        <w:rPr>
          <w:rFonts w:hint="eastAsia" w:ascii="宋体" w:hAnsi="宋体" w:eastAsia="宋体" w:cs="Times New Roman"/>
          <w:sz w:val="24"/>
          <w:szCs w:val="24"/>
        </w:rPr>
        <w:t>视为各方的真实意思表示，</w:t>
      </w:r>
      <w:ins w:id="344" w:author="王欢" w:date="2026-08-13T19:23:11Z">
        <w:r>
          <w:rPr>
            <w:rFonts w:hint="eastAsia" w:ascii="宋体" w:hAnsi="宋体" w:eastAsia="宋体" w:cs="Times New Roman"/>
            <w:sz w:val="24"/>
            <w:szCs w:val="24"/>
            <w:rPrChange w:id="345" w:author="王欢" w:date="2026-08-13T19:23:11Z">
              <w:rPr>
                <w:rFonts w:hint="eastAsia"/>
              </w:rPr>
            </w:rPrChange>
          </w:rPr>
          <w:t>但有证据证明签约系因</w:t>
        </w:r>
      </w:ins>
      <w:del w:id="346" w:author="王欢" w:date="2026-08-13T19:23:00Z">
        <w:r>
          <w:rPr>
            <w:rFonts w:hint="eastAsia" w:ascii="宋体" w:hAnsi="宋体" w:eastAsia="宋体" w:cs="Times New Roman"/>
            <w:sz w:val="24"/>
            <w:szCs w:val="24"/>
          </w:rPr>
          <w:delText>各方均不得以</w:delText>
        </w:r>
      </w:del>
      <w:r>
        <w:rPr>
          <w:rFonts w:hint="eastAsia" w:ascii="宋体" w:hAnsi="宋体" w:eastAsia="宋体" w:cs="Times New Roman"/>
          <w:sz w:val="24"/>
          <w:szCs w:val="24"/>
        </w:rPr>
        <w:t>账号</w:t>
      </w:r>
      <w:ins w:id="347" w:author="王欢" w:date="2026-08-13T19:23:26Z">
        <w:r>
          <w:rPr>
            <w:rFonts w:hint="eastAsia" w:ascii="宋体" w:hAnsi="宋体" w:eastAsia="宋体" w:cs="Times New Roman"/>
            <w:i w:val="0"/>
            <w:iCs w:val="0"/>
            <w:caps w:val="0"/>
            <w:color w:val="auto"/>
            <w:spacing w:val="0"/>
            <w:sz w:val="24"/>
            <w:szCs w:val="24"/>
            <w:shd w:val="clear" w:fill="auto"/>
            <w:rPrChange w:id="348" w:author="王欢" w:date="2026-08-13T19:23:31Z">
              <w:rPr>
                <w:rFonts w:ascii="Segoe UI" w:hAnsi="Segoe UI" w:eastAsia="Segoe UI" w:cs="Segoe UI"/>
                <w:i w:val="0"/>
                <w:iCs w:val="0"/>
                <w:caps w:val="0"/>
                <w:color w:val="39C260"/>
                <w:spacing w:val="0"/>
                <w:sz w:val="9"/>
                <w:szCs w:val="9"/>
                <w:shd w:val="clear" w:fill="FFFFFF"/>
              </w:rPr>
            </w:rPrChange>
          </w:rPr>
          <w:t>被盗用、平台安全漏洞</w:t>
        </w:r>
      </w:ins>
      <w:del w:id="349" w:author="王欢" w:date="2026-08-13T19:23:26Z">
        <w:r>
          <w:rPr>
            <w:rFonts w:hint="eastAsia" w:ascii="宋体" w:hAnsi="宋体" w:eastAsia="宋体" w:cs="Times New Roman"/>
            <w:sz w:val="24"/>
            <w:szCs w:val="24"/>
          </w:rPr>
          <w:delText>密码丢失</w:delText>
        </w:r>
      </w:del>
      <w:r>
        <w:rPr>
          <w:rFonts w:hint="eastAsia" w:ascii="宋体" w:hAnsi="宋体" w:eastAsia="宋体" w:cs="Times New Roman"/>
          <w:sz w:val="24"/>
          <w:szCs w:val="24"/>
        </w:rPr>
        <w:t>或</w:t>
      </w:r>
      <w:ins w:id="350" w:author="王欢" w:date="2026-08-13T19:23:52Z">
        <w:r>
          <w:rPr>
            <w:rFonts w:hint="eastAsia" w:ascii="宋体" w:hAnsi="宋体" w:eastAsia="宋体" w:cs="Times New Roman"/>
            <w:sz w:val="24"/>
            <w:szCs w:val="24"/>
            <w:rPrChange w:id="351" w:author="王欢" w:date="2026-08-13T19:23:52Z">
              <w:rPr>
                <w:rFonts w:hint="eastAsia"/>
              </w:rPr>
            </w:rPrChange>
          </w:rPr>
          <w:t>非签约方过错导致</w:t>
        </w:r>
      </w:ins>
      <w:ins w:id="352" w:author="王欢" w:date="2026-08-13T19:24:07Z">
        <w:r>
          <w:rPr>
            <w:rFonts w:hint="eastAsia" w:ascii="宋体" w:hAnsi="宋体" w:eastAsia="宋体" w:cs="Times New Roman"/>
            <w:sz w:val="24"/>
            <w:szCs w:val="24"/>
            <w:lang w:val="en-US" w:eastAsia="zh-CN"/>
          </w:rPr>
          <w:t>的</w:t>
        </w:r>
      </w:ins>
      <w:ins w:id="353" w:author="王欢" w:date="2026-08-13T19:24:08Z">
        <w:r>
          <w:rPr>
            <w:rFonts w:hint="eastAsia" w:ascii="宋体" w:hAnsi="宋体" w:eastAsia="宋体" w:cs="Times New Roman"/>
            <w:sz w:val="24"/>
            <w:szCs w:val="24"/>
            <w:lang w:val="en-US" w:eastAsia="zh-CN"/>
          </w:rPr>
          <w:t>，</w:t>
        </w:r>
      </w:ins>
      <w:ins w:id="354" w:author="王欢" w:date="2026-08-13T19:24:15Z">
        <w:r>
          <w:rPr>
            <w:rFonts w:hint="eastAsia" w:ascii="宋体" w:hAnsi="宋体" w:eastAsia="宋体" w:cs="Times New Roman"/>
            <w:sz w:val="24"/>
            <w:szCs w:val="24"/>
            <w:lang w:val="en-US" w:eastAsia="zh-CN"/>
          </w:rPr>
          <w:t>签约方</w:t>
        </w:r>
      </w:ins>
      <w:ins w:id="355" w:author="王欢" w:date="2026-08-13T19:24:17Z">
        <w:r>
          <w:rPr>
            <w:rFonts w:hint="eastAsia" w:ascii="宋体" w:hAnsi="宋体" w:eastAsia="宋体" w:cs="Times New Roman"/>
            <w:sz w:val="24"/>
            <w:szCs w:val="24"/>
            <w:lang w:val="en-US" w:eastAsia="zh-CN"/>
          </w:rPr>
          <w:t>有权</w:t>
        </w:r>
      </w:ins>
      <w:ins w:id="356" w:author="王欢" w:date="2026-08-13T19:24:31Z">
        <w:r>
          <w:rPr>
            <w:rFonts w:hint="eastAsia" w:ascii="宋体" w:hAnsi="宋体" w:eastAsia="宋体" w:cs="Times New Roman"/>
            <w:sz w:val="24"/>
            <w:szCs w:val="24"/>
            <w:rPrChange w:id="357" w:author="王欢" w:date="2026-08-13T19:24:31Z">
              <w:rPr>
                <w:rFonts w:hint="eastAsia"/>
              </w:rPr>
            </w:rPrChange>
          </w:rPr>
          <w:t>在知悉后</w:t>
        </w:r>
      </w:ins>
      <w:ins w:id="358" w:author="王欢" w:date="2026-08-13T19:24:36Z">
        <w:r>
          <w:rPr>
            <w:rFonts w:hint="eastAsia" w:ascii="宋体" w:hAnsi="宋体" w:eastAsia="宋体" w:cs="Times New Roman"/>
            <w:sz w:val="24"/>
            <w:szCs w:val="24"/>
            <w:lang w:eastAsia="zh-CN"/>
          </w:rPr>
          <w:t>5</w:t>
        </w:r>
      </w:ins>
      <w:ins w:id="359" w:author="王欢" w:date="2026-08-13T19:24:31Z">
        <w:r>
          <w:rPr>
            <w:rFonts w:hint="eastAsia" w:ascii="宋体" w:hAnsi="宋体" w:eastAsia="宋体" w:cs="Times New Roman"/>
            <w:sz w:val="24"/>
            <w:szCs w:val="24"/>
            <w:rPrChange w:id="360" w:author="王欢" w:date="2026-08-13T19:24:31Z">
              <w:rPr>
                <w:rFonts w:hint="eastAsia"/>
              </w:rPr>
            </w:rPrChange>
          </w:rPr>
          <w:t>个工作日内书面提出异议并举证，经核实属实的，该线上签约对签约方不发生</w:t>
        </w:r>
      </w:ins>
      <w:del w:id="361" w:author="王欢" w:date="2026-08-13T19:24:43Z">
        <w:r>
          <w:rPr>
            <w:rFonts w:hint="eastAsia" w:ascii="宋体" w:hAnsi="宋体" w:eastAsia="宋体" w:cs="Times New Roman"/>
            <w:sz w:val="24"/>
            <w:szCs w:val="24"/>
          </w:rPr>
          <w:delText>失窃等理由否认线上签约的有</w:delText>
        </w:r>
      </w:del>
      <w:r>
        <w:rPr>
          <w:rFonts w:hint="eastAsia" w:ascii="宋体" w:hAnsi="宋体" w:eastAsia="宋体" w:cs="Times New Roman"/>
          <w:sz w:val="24"/>
          <w:szCs w:val="24"/>
        </w:rPr>
        <w:t>效</w:t>
      </w:r>
      <w:ins w:id="362" w:author="王欢" w:date="2026-08-13T19:24:46Z">
        <w:r>
          <w:rPr>
            <w:rFonts w:hint="eastAsia" w:ascii="宋体" w:hAnsi="宋体" w:eastAsia="宋体" w:cs="Times New Roman"/>
            <w:sz w:val="24"/>
            <w:szCs w:val="24"/>
            <w:lang w:val="en-US" w:eastAsia="zh-CN"/>
          </w:rPr>
          <w:t>力</w:t>
        </w:r>
      </w:ins>
      <w:del w:id="363" w:author="王欢" w:date="2026-08-13T19:24:45Z">
        <w:r>
          <w:rPr>
            <w:rFonts w:hint="eastAsia" w:ascii="宋体" w:hAnsi="宋体" w:eastAsia="宋体" w:cs="Times New Roman"/>
            <w:sz w:val="24"/>
            <w:szCs w:val="24"/>
          </w:rPr>
          <w:delText>性</w:delText>
        </w:r>
      </w:del>
      <w:r>
        <w:rPr>
          <w:rFonts w:hint="eastAsia" w:ascii="宋体" w:hAnsi="宋体" w:eastAsia="宋体" w:cs="Times New Roman"/>
          <w:sz w:val="24"/>
          <w:szCs w:val="24"/>
        </w:rPr>
        <w:t>。</w:t>
      </w:r>
    </w:p>
    <w:p w14:paraId="245AFB6B">
      <w:pPr>
        <w:pStyle w:val="14"/>
        <w:numPr>
          <w:ilvl w:val="1"/>
          <w:numId w:val="1"/>
        </w:numPr>
        <w:spacing w:line="360" w:lineRule="auto"/>
        <w:ind w:firstLineChars="0"/>
        <w:rPr>
          <w:rFonts w:ascii="宋体" w:hAnsi="宋体" w:eastAsia="宋体" w:cs="Times New Roman"/>
          <w:sz w:val="24"/>
          <w:szCs w:val="24"/>
        </w:rPr>
      </w:pPr>
      <w:r>
        <w:rPr>
          <w:rFonts w:ascii="宋体" w:hAnsi="宋体" w:eastAsia="宋体" w:cs="Times New Roman"/>
          <w:sz w:val="24"/>
          <w:szCs w:val="24"/>
        </w:rPr>
        <w:t>若以线上形式签署本协议，本协议自各方均进行电子签章之日起生效，电子签章行为被加盖时间戳或进行CA认证的，各方均认可时间戳及CA认证的证据有效性。若以线下形式签署本协议，本协议自各方均加盖公章/</w:t>
      </w:r>
      <w:r>
        <w:rPr>
          <w:rFonts w:hint="eastAsia" w:ascii="宋体" w:hAnsi="宋体" w:eastAsia="宋体" w:cs="Times New Roman"/>
          <w:sz w:val="24"/>
          <w:szCs w:val="24"/>
        </w:rPr>
        <w:t>合同</w:t>
      </w:r>
      <w:r>
        <w:rPr>
          <w:rFonts w:ascii="宋体" w:hAnsi="宋体" w:eastAsia="宋体" w:cs="Times New Roman"/>
          <w:sz w:val="24"/>
          <w:szCs w:val="24"/>
        </w:rPr>
        <w:t>章之日起生效，一式 肆 份，甲方执【贰】份，乙方执【贰】份，具有同等法律效力。</w:t>
      </w:r>
    </w:p>
    <w:p w14:paraId="7DEA3AF3">
      <w:pPr>
        <w:spacing w:line="360" w:lineRule="auto"/>
        <w:rPr>
          <w:rFonts w:ascii="宋体" w:hAnsi="宋体" w:eastAsia="宋体" w:cs="Times New Roman"/>
          <w:sz w:val="24"/>
          <w:szCs w:val="24"/>
        </w:rPr>
      </w:pPr>
    </w:p>
    <w:p w14:paraId="2B19D4C8">
      <w:pPr>
        <w:spacing w:line="360" w:lineRule="auto"/>
        <w:ind w:left="425"/>
        <w:rPr>
          <w:del w:id="364" w:author="王欢" w:date="2026-08-13T19:25:00Z"/>
          <w:rFonts w:hint="eastAsia" w:ascii="宋体" w:hAnsi="宋体" w:eastAsia="宋体" w:cs="Times New Roman"/>
          <w:sz w:val="24"/>
          <w:szCs w:val="24"/>
        </w:rPr>
      </w:pPr>
      <w:r>
        <w:rPr>
          <w:rFonts w:hint="eastAsia" w:ascii="宋体" w:hAnsi="宋体" w:eastAsia="宋体" w:cs="Times New Roman"/>
          <w:sz w:val="24"/>
          <w:szCs w:val="24"/>
        </w:rPr>
        <w:t>（以下无正文）</w:t>
      </w:r>
    </w:p>
    <w:p w14:paraId="06D14FB2">
      <w:pPr>
        <w:spacing w:line="360" w:lineRule="auto"/>
        <w:ind w:left="425"/>
        <w:rPr>
          <w:rFonts w:ascii="宋体" w:hAnsi="宋体" w:eastAsia="宋体" w:cs="Times New Roman"/>
          <w:sz w:val="24"/>
          <w:szCs w:val="24"/>
        </w:rPr>
      </w:pPr>
    </w:p>
    <w:tbl>
      <w:tblPr>
        <w:tblStyle w:val="8"/>
        <w:tblW w:w="8306" w:type="dxa"/>
        <w:tblInd w:w="0" w:type="dxa"/>
        <w:tblLayout w:type="fixed"/>
        <w:tblCellMar>
          <w:top w:w="0" w:type="dxa"/>
          <w:left w:w="108" w:type="dxa"/>
          <w:bottom w:w="0" w:type="dxa"/>
          <w:right w:w="108" w:type="dxa"/>
        </w:tblCellMar>
      </w:tblPr>
      <w:tblGrid>
        <w:gridCol w:w="4153"/>
        <w:gridCol w:w="4153"/>
      </w:tblGrid>
      <w:tr w14:paraId="0766D228">
        <w:tblPrEx>
          <w:tblCellMar>
            <w:top w:w="0" w:type="dxa"/>
            <w:left w:w="108" w:type="dxa"/>
            <w:bottom w:w="0" w:type="dxa"/>
            <w:right w:w="108" w:type="dxa"/>
          </w:tblCellMar>
        </w:tblPrEx>
        <w:trPr>
          <w:trHeight w:val="567" w:hRule="atLeast"/>
        </w:trPr>
        <w:tc>
          <w:tcPr>
            <w:tcW w:w="4153" w:type="dxa"/>
            <w:shd w:val="clear" w:color="auto" w:fill="auto"/>
          </w:tcPr>
          <w:p w14:paraId="73E6DA4F">
            <w:pPr>
              <w:spacing w:line="360" w:lineRule="auto"/>
              <w:rPr>
                <w:rFonts w:ascii="宋体" w:hAnsi="宋体" w:eastAsia="宋体"/>
                <w:sz w:val="24"/>
                <w:highlight w:val="yellow"/>
              </w:rPr>
            </w:pPr>
            <w:r>
              <w:rPr>
                <w:rFonts w:hint="eastAsia" w:ascii="宋体" w:hAnsi="宋体" w:eastAsia="宋体"/>
                <w:sz w:val="24"/>
              </w:rPr>
              <w:t>甲方：</w:t>
            </w:r>
          </w:p>
        </w:tc>
        <w:tc>
          <w:tcPr>
            <w:tcW w:w="4153" w:type="dxa"/>
            <w:shd w:val="clear" w:color="auto" w:fill="auto"/>
          </w:tcPr>
          <w:p w14:paraId="089F07F6">
            <w:pPr>
              <w:spacing w:line="360" w:lineRule="auto"/>
              <w:rPr>
                <w:rFonts w:ascii="宋体" w:hAnsi="宋体" w:eastAsia="宋体"/>
                <w:sz w:val="24"/>
                <w:highlight w:val="yellow"/>
              </w:rPr>
            </w:pPr>
            <w:r>
              <w:rPr>
                <w:rFonts w:hint="eastAsia" w:ascii="宋体" w:hAnsi="宋体" w:eastAsia="宋体"/>
                <w:sz w:val="24"/>
              </w:rPr>
              <w:t>乙方：贵州</w:t>
            </w:r>
            <w:r>
              <w:rPr>
                <w:rFonts w:ascii="宋体" w:hAnsi="宋体" w:eastAsia="宋体"/>
                <w:sz w:val="24"/>
              </w:rPr>
              <w:t>数据宝网络科技有限公司</w:t>
            </w:r>
          </w:p>
        </w:tc>
      </w:tr>
      <w:tr w14:paraId="622447B6">
        <w:tblPrEx>
          <w:tblCellMar>
            <w:top w:w="0" w:type="dxa"/>
            <w:left w:w="108" w:type="dxa"/>
            <w:bottom w:w="0" w:type="dxa"/>
            <w:right w:w="108" w:type="dxa"/>
          </w:tblCellMar>
        </w:tblPrEx>
        <w:trPr>
          <w:trHeight w:val="567" w:hRule="atLeast"/>
        </w:trPr>
        <w:tc>
          <w:tcPr>
            <w:tcW w:w="4153" w:type="dxa"/>
            <w:shd w:val="clear" w:color="auto" w:fill="auto"/>
          </w:tcPr>
          <w:p w14:paraId="225EB77E">
            <w:pPr>
              <w:spacing w:line="360" w:lineRule="auto"/>
              <w:rPr>
                <w:rFonts w:ascii="宋体" w:hAnsi="宋体" w:eastAsia="宋体"/>
                <w:sz w:val="24"/>
              </w:rPr>
            </w:pPr>
            <w:r>
              <w:rPr>
                <w:rFonts w:hint="eastAsia" w:ascii="宋体" w:hAnsi="宋体" w:eastAsia="宋体"/>
                <w:sz w:val="24"/>
              </w:rPr>
              <w:t>（盖章）</w:t>
            </w:r>
          </w:p>
        </w:tc>
        <w:tc>
          <w:tcPr>
            <w:tcW w:w="4153" w:type="dxa"/>
            <w:shd w:val="clear" w:color="auto" w:fill="auto"/>
          </w:tcPr>
          <w:p w14:paraId="258648DB">
            <w:pPr>
              <w:spacing w:line="360" w:lineRule="auto"/>
              <w:rPr>
                <w:rFonts w:ascii="宋体" w:hAnsi="宋体" w:eastAsia="宋体"/>
                <w:sz w:val="24"/>
              </w:rPr>
            </w:pPr>
            <w:r>
              <w:rPr>
                <w:rFonts w:hint="eastAsia" w:ascii="宋体" w:hAnsi="宋体" w:eastAsia="宋体"/>
                <w:sz w:val="24"/>
              </w:rPr>
              <w:t>（盖章）</w:t>
            </w:r>
          </w:p>
        </w:tc>
      </w:tr>
      <w:tr w14:paraId="6CAD37FD">
        <w:tblPrEx>
          <w:tblCellMar>
            <w:top w:w="0" w:type="dxa"/>
            <w:left w:w="108" w:type="dxa"/>
            <w:bottom w:w="0" w:type="dxa"/>
            <w:right w:w="108" w:type="dxa"/>
          </w:tblCellMar>
        </w:tblPrEx>
        <w:trPr>
          <w:trHeight w:val="567" w:hRule="atLeast"/>
        </w:trPr>
        <w:tc>
          <w:tcPr>
            <w:tcW w:w="4153" w:type="dxa"/>
            <w:shd w:val="clear" w:color="auto" w:fill="auto"/>
          </w:tcPr>
          <w:p w14:paraId="7FF6867F">
            <w:pPr>
              <w:spacing w:line="360" w:lineRule="auto"/>
              <w:rPr>
                <w:rFonts w:ascii="宋体" w:hAnsi="宋体" w:eastAsia="宋体"/>
                <w:sz w:val="24"/>
              </w:rPr>
            </w:pPr>
            <w:r>
              <w:rPr>
                <w:rFonts w:hint="eastAsia" w:ascii="宋体" w:hAnsi="宋体" w:eastAsia="宋体"/>
                <w:sz w:val="24"/>
              </w:rPr>
              <w:t>授权代表签字：</w:t>
            </w:r>
          </w:p>
        </w:tc>
        <w:tc>
          <w:tcPr>
            <w:tcW w:w="4153" w:type="dxa"/>
            <w:shd w:val="clear" w:color="auto" w:fill="auto"/>
          </w:tcPr>
          <w:p w14:paraId="272F98AE">
            <w:pPr>
              <w:spacing w:line="360" w:lineRule="auto"/>
              <w:rPr>
                <w:rFonts w:ascii="宋体" w:hAnsi="宋体" w:eastAsia="宋体"/>
                <w:sz w:val="24"/>
              </w:rPr>
            </w:pPr>
            <w:r>
              <w:rPr>
                <w:rFonts w:hint="eastAsia" w:ascii="宋体" w:hAnsi="宋体" w:eastAsia="宋体"/>
                <w:sz w:val="24"/>
              </w:rPr>
              <w:t>授权代表签字：</w:t>
            </w:r>
          </w:p>
        </w:tc>
      </w:tr>
      <w:tr w14:paraId="4EBC164D">
        <w:tblPrEx>
          <w:tblCellMar>
            <w:top w:w="0" w:type="dxa"/>
            <w:left w:w="108" w:type="dxa"/>
            <w:bottom w:w="0" w:type="dxa"/>
            <w:right w:w="108" w:type="dxa"/>
          </w:tblCellMar>
        </w:tblPrEx>
        <w:trPr>
          <w:trHeight w:val="567" w:hRule="atLeast"/>
        </w:trPr>
        <w:tc>
          <w:tcPr>
            <w:tcW w:w="4153" w:type="dxa"/>
            <w:shd w:val="clear" w:color="auto" w:fill="auto"/>
          </w:tcPr>
          <w:p w14:paraId="5DAAC2DC">
            <w:pPr>
              <w:spacing w:line="360" w:lineRule="auto"/>
              <w:rPr>
                <w:rFonts w:ascii="宋体" w:hAnsi="宋体" w:eastAsia="宋体"/>
                <w:sz w:val="24"/>
              </w:rPr>
            </w:pPr>
            <w:r>
              <w:rPr>
                <w:rFonts w:hint="eastAsia" w:ascii="宋体" w:hAnsi="宋体" w:eastAsia="宋体"/>
                <w:sz w:val="24"/>
              </w:rPr>
              <w:t>日期：</w:t>
            </w:r>
          </w:p>
        </w:tc>
        <w:tc>
          <w:tcPr>
            <w:tcW w:w="4153" w:type="dxa"/>
            <w:shd w:val="clear" w:color="auto" w:fill="auto"/>
          </w:tcPr>
          <w:p w14:paraId="678E9AFD">
            <w:pPr>
              <w:spacing w:line="360" w:lineRule="auto"/>
              <w:rPr>
                <w:rFonts w:ascii="宋体" w:hAnsi="宋体" w:eastAsia="宋体"/>
                <w:sz w:val="24"/>
              </w:rPr>
            </w:pPr>
            <w:r>
              <w:rPr>
                <w:rFonts w:hint="eastAsia" w:ascii="宋体" w:hAnsi="宋体" w:eastAsia="宋体"/>
                <w:sz w:val="24"/>
              </w:rPr>
              <w:t>日期：</w:t>
            </w:r>
          </w:p>
        </w:tc>
      </w:tr>
    </w:tbl>
    <w:p w14:paraId="02A64348">
      <w:pPr>
        <w:spacing w:line="360" w:lineRule="auto"/>
        <w:rPr>
          <w:del w:id="365" w:author="王欢" w:date="2026-08-13T19:25:04Z"/>
          <w:rFonts w:ascii="宋体" w:hAnsi="宋体" w:eastAsia="宋体" w:cs="Times New Roman"/>
          <w:sz w:val="24"/>
          <w:szCs w:val="24"/>
        </w:rPr>
      </w:pPr>
    </w:p>
    <w:p w14:paraId="113C3F3C">
      <w:pPr>
        <w:spacing w:line="360" w:lineRule="auto"/>
        <w:rPr>
          <w:rFonts w:ascii="宋体" w:hAnsi="宋体" w:eastAsia="宋体" w:cs="Times New Roman"/>
          <w:sz w:val="24"/>
          <w:szCs w:val="24"/>
        </w:rPr>
      </w:pPr>
    </w:p>
    <w:sectPr>
      <w:headerReference r:id="rId5" w:type="default"/>
      <w:footerReference r:id="rId6" w:type="default"/>
      <w:pgSz w:w="11906" w:h="16838"/>
      <w:pgMar w:top="1440" w:right="1800" w:bottom="1440" w:left="1800" w:header="851" w:footer="992" w:gutter="0"/>
      <w:pgNumType w:start="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欢" w:date="2026-08-13T14:45:45Z" w:initials="">
    <w:p w14:paraId="6C89F8EB">
      <w:pPr>
        <w:pStyle w:val="2"/>
        <w:rPr>
          <w:rFonts w:hint="eastAsia" w:eastAsiaTheme="minorEastAsia"/>
          <w:lang w:val="en-US" w:eastAsia="zh-CN"/>
        </w:rPr>
      </w:pPr>
      <w:r>
        <w:rPr>
          <w:rFonts w:hint="eastAsia"/>
          <w:lang w:val="en-US" w:eastAsia="zh-CN"/>
        </w:rPr>
        <w:t>请补充完整。</w:t>
      </w:r>
    </w:p>
  </w:comment>
  <w:comment w:id="1" w:author="王欢" w:date="2026-08-13T14:46:43Z" w:initials="">
    <w:p w14:paraId="1CDE4867">
      <w:pPr>
        <w:pStyle w:val="2"/>
        <w:rPr>
          <w:rFonts w:hint="eastAsia" w:eastAsiaTheme="minorEastAsia"/>
          <w:lang w:val="en-US" w:eastAsia="zh-CN"/>
        </w:rPr>
      </w:pPr>
      <w:r>
        <w:rPr>
          <w:rFonts w:hint="eastAsia"/>
          <w:lang w:val="en-US" w:eastAsia="zh-CN"/>
        </w:rPr>
        <w:t>请补充完整。</w:t>
      </w:r>
    </w:p>
  </w:comment>
  <w:comment w:id="2" w:author="王欢" w:date="2026-08-13T18:07:11Z" w:initials="">
    <w:p w14:paraId="0EA88922">
      <w:pPr>
        <w:pStyle w:val="2"/>
        <w:rPr>
          <w:rFonts w:hint="default" w:eastAsiaTheme="minorEastAsia"/>
          <w:lang w:val="en-US" w:eastAsia="zh-CN"/>
        </w:rPr>
      </w:pPr>
      <w:r>
        <w:rPr>
          <w:rFonts w:hint="eastAsia"/>
          <w:lang w:val="en-US" w:eastAsia="zh-CN"/>
        </w:rPr>
        <w:t>请确定目前的业务模式是否涉及转售。</w:t>
      </w:r>
    </w:p>
  </w:comment>
  <w:comment w:id="3" w:author="王欢" w:date="2026-08-13T18:21:47Z" w:initials="">
    <w:p w14:paraId="735B71D3">
      <w:pPr>
        <w:pStyle w:val="2"/>
        <w:rPr>
          <w:rFonts w:hint="eastAsia" w:eastAsiaTheme="minorEastAsia"/>
          <w:lang w:val="en-US" w:eastAsia="zh-CN"/>
        </w:rPr>
      </w:pPr>
      <w:r>
        <w:rPr>
          <w:rFonts w:hint="eastAsia"/>
          <w:lang w:val="en-US" w:eastAsia="zh-CN"/>
        </w:rPr>
        <w:t>请补充完整。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89F8EB" w15:done="0"/>
  <w15:commentEx w15:paraId="1CDE4867" w15:done="0"/>
  <w15:commentEx w15:paraId="0EA88922" w15:done="0"/>
  <w15:commentEx w15:paraId="735B71D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01959">
    <w:pPr>
      <w:pStyle w:val="5"/>
      <w:jc w:val="center"/>
      <w:rPr>
        <w:caps/>
        <w:color w:val="5B9BD5" w:themeColor="accent1"/>
        <w14:textFill>
          <w14:solidFill>
            <w14:schemeClr w14:val="accent1"/>
          </w14:solidFill>
        </w14:textFill>
      </w:rPr>
    </w:pPr>
    <w:r>
      <w:rPr>
        <w:caps/>
        <w:color w:val="5B9BD5" w:themeColor="accent1"/>
        <w14:textFill>
          <w14:solidFill>
            <w14:schemeClr w14:val="accent1"/>
          </w14:solidFill>
        </w14:textFill>
      </w:rPr>
      <w:fldChar w:fldCharType="begin"/>
    </w:r>
    <w:r>
      <w:rPr>
        <w:caps/>
        <w:color w:val="5B9BD5" w:themeColor="accent1"/>
        <w14:textFill>
          <w14:solidFill>
            <w14:schemeClr w14:val="accent1"/>
          </w14:solidFill>
        </w14:textFill>
      </w:rPr>
      <w:instrText xml:space="preserve">PAGE   \* MERGEFORMAT</w:instrText>
    </w:r>
    <w:r>
      <w:rPr>
        <w:caps/>
        <w:color w:val="5B9BD5" w:themeColor="accent1"/>
        <w14:textFill>
          <w14:solidFill>
            <w14:schemeClr w14:val="accent1"/>
          </w14:solidFill>
        </w14:textFill>
      </w:rPr>
      <w:fldChar w:fldCharType="separate"/>
    </w:r>
    <w:r>
      <w:rPr>
        <w:caps/>
        <w:color w:val="5B9BD5" w:themeColor="accent1"/>
        <w:lang w:val="zh-CN"/>
        <w14:textFill>
          <w14:solidFill>
            <w14:schemeClr w14:val="accent1"/>
          </w14:solidFill>
        </w14:textFill>
      </w:rPr>
      <w:t>13</w:t>
    </w:r>
    <w:r>
      <w:rPr>
        <w:caps/>
        <w:color w:val="5B9BD5" w:themeColor="accent1"/>
        <w14:textFill>
          <w14:solidFill>
            <w14:schemeClr w14:val="accent1"/>
          </w14:solidFill>
        </w14:textFill>
      </w:rPr>
      <w:fldChar w:fldCharType="end"/>
    </w:r>
  </w:p>
  <w:p w14:paraId="72CEA384">
    <w:pPr>
      <w:pStyle w:val="5"/>
      <w:tabs>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4CC91">
    <w:pPr>
      <w:pStyle w:val="6"/>
    </w:pPr>
  </w:p>
  <w:p w14:paraId="2344657E">
    <w:pPr>
      <w:pStyle w:val="6"/>
      <w:pBdr>
        <w:bottom w:val="none" w:color="auto" w:sz="0" w:space="0"/>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9E3EED"/>
    <w:multiLevelType w:val="multilevel"/>
    <w:tmpl w:val="0C9E3EED"/>
    <w:lvl w:ilvl="0" w:tentative="0">
      <w:start w:val="1"/>
      <w:numFmt w:val="decimal"/>
      <w:lvlText w:val="%1"/>
      <w:lvlJc w:val="left"/>
      <w:pPr>
        <w:ind w:left="425" w:hanging="425"/>
      </w:pPr>
      <w:rPr>
        <w:rFonts w:hint="default"/>
      </w:rPr>
    </w:lvl>
    <w:lvl w:ilvl="1" w:tentative="0">
      <w:start w:val="1"/>
      <w:numFmt w:val="decimal"/>
      <w:lvlText w:val="%1.%2"/>
      <w:lvlJc w:val="left"/>
      <w:pPr>
        <w:ind w:left="992" w:hanging="567"/>
      </w:pPr>
      <w:rPr>
        <w:b w:val="0"/>
      </w:r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欢">
    <w15:presenceInfo w15:providerId="WPS Office" w15:userId="1949801243"/>
  </w15:person>
  <w15:person w15:author="WPS_1623658868">
    <w15:presenceInfo w15:providerId="WPS Office" w15:userId="58805849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trackRevisions w:val="1"/>
  <w:documentProtection w:edit="trackedChanges" w:enforcement="1" w:cryptProviderType="rsaFull" w:cryptAlgorithmClass="hash" w:cryptAlgorithmType="typeAny" w:cryptAlgorithmSid="4" w:cryptSpinCount="0" w:hash="bKQzltorGPBupBtZ7H3vUF6pa4U=" w:salt="6/xeIgtK5WiyyS3dreZRNw=="/>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3MWMxYmRiMDM2YTcyMTVkYzE3ZTc2M2U4Y2M0MWMifQ=="/>
  </w:docVars>
  <w:rsids>
    <w:rsidRoot w:val="00AD5C1A"/>
    <w:rsid w:val="00004251"/>
    <w:rsid w:val="0000595A"/>
    <w:rsid w:val="00020171"/>
    <w:rsid w:val="00022141"/>
    <w:rsid w:val="00026EB8"/>
    <w:rsid w:val="0003329A"/>
    <w:rsid w:val="000623D9"/>
    <w:rsid w:val="0007292B"/>
    <w:rsid w:val="000743B3"/>
    <w:rsid w:val="000B1108"/>
    <w:rsid w:val="000B43B4"/>
    <w:rsid w:val="000E6D58"/>
    <w:rsid w:val="001019DA"/>
    <w:rsid w:val="00102D11"/>
    <w:rsid w:val="00106BC5"/>
    <w:rsid w:val="0011638E"/>
    <w:rsid w:val="00122212"/>
    <w:rsid w:val="001243A8"/>
    <w:rsid w:val="00130885"/>
    <w:rsid w:val="00134151"/>
    <w:rsid w:val="0017545B"/>
    <w:rsid w:val="00190362"/>
    <w:rsid w:val="001A1EDD"/>
    <w:rsid w:val="001B2845"/>
    <w:rsid w:val="001B2E79"/>
    <w:rsid w:val="001B3B65"/>
    <w:rsid w:val="001E1DA1"/>
    <w:rsid w:val="001E6064"/>
    <w:rsid w:val="001E6AC4"/>
    <w:rsid w:val="001F0528"/>
    <w:rsid w:val="00223C78"/>
    <w:rsid w:val="00231E5A"/>
    <w:rsid w:val="00233F71"/>
    <w:rsid w:val="00237528"/>
    <w:rsid w:val="00251094"/>
    <w:rsid w:val="00252EA4"/>
    <w:rsid w:val="002543D2"/>
    <w:rsid w:val="00277FB3"/>
    <w:rsid w:val="0028183E"/>
    <w:rsid w:val="0028312F"/>
    <w:rsid w:val="002A2246"/>
    <w:rsid w:val="002A5DDB"/>
    <w:rsid w:val="002A690C"/>
    <w:rsid w:val="002B1D1E"/>
    <w:rsid w:val="002C43D2"/>
    <w:rsid w:val="002D5E6B"/>
    <w:rsid w:val="002E091D"/>
    <w:rsid w:val="002E746A"/>
    <w:rsid w:val="0033410E"/>
    <w:rsid w:val="00343941"/>
    <w:rsid w:val="00351731"/>
    <w:rsid w:val="003562F1"/>
    <w:rsid w:val="0037270E"/>
    <w:rsid w:val="00374E7A"/>
    <w:rsid w:val="003813D9"/>
    <w:rsid w:val="003856FC"/>
    <w:rsid w:val="0039480F"/>
    <w:rsid w:val="00395F9B"/>
    <w:rsid w:val="0039621E"/>
    <w:rsid w:val="003A725E"/>
    <w:rsid w:val="003B0FA2"/>
    <w:rsid w:val="003B12BF"/>
    <w:rsid w:val="003B1F5D"/>
    <w:rsid w:val="003B4E32"/>
    <w:rsid w:val="003D03CC"/>
    <w:rsid w:val="003E0A8D"/>
    <w:rsid w:val="003E1BB4"/>
    <w:rsid w:val="003E40AC"/>
    <w:rsid w:val="00403FB2"/>
    <w:rsid w:val="00405980"/>
    <w:rsid w:val="004125FA"/>
    <w:rsid w:val="0041777D"/>
    <w:rsid w:val="00421389"/>
    <w:rsid w:val="00424A5F"/>
    <w:rsid w:val="00436225"/>
    <w:rsid w:val="00456E9A"/>
    <w:rsid w:val="00465B9E"/>
    <w:rsid w:val="0047089A"/>
    <w:rsid w:val="0048251C"/>
    <w:rsid w:val="00492717"/>
    <w:rsid w:val="004A3AE1"/>
    <w:rsid w:val="004A3C5C"/>
    <w:rsid w:val="004A7800"/>
    <w:rsid w:val="004B604C"/>
    <w:rsid w:val="004C4BFF"/>
    <w:rsid w:val="004C4C77"/>
    <w:rsid w:val="004C4E46"/>
    <w:rsid w:val="004C66C3"/>
    <w:rsid w:val="004C674F"/>
    <w:rsid w:val="004D0687"/>
    <w:rsid w:val="004E6D25"/>
    <w:rsid w:val="004F05E8"/>
    <w:rsid w:val="004F39C7"/>
    <w:rsid w:val="004F489B"/>
    <w:rsid w:val="004F7465"/>
    <w:rsid w:val="004F774F"/>
    <w:rsid w:val="00502E7F"/>
    <w:rsid w:val="00514701"/>
    <w:rsid w:val="005147D5"/>
    <w:rsid w:val="00527236"/>
    <w:rsid w:val="00551FD0"/>
    <w:rsid w:val="00553651"/>
    <w:rsid w:val="0056269B"/>
    <w:rsid w:val="00562800"/>
    <w:rsid w:val="00564A6D"/>
    <w:rsid w:val="00566D9C"/>
    <w:rsid w:val="00567B0D"/>
    <w:rsid w:val="00571701"/>
    <w:rsid w:val="005C420A"/>
    <w:rsid w:val="005C4AA8"/>
    <w:rsid w:val="005D0DCD"/>
    <w:rsid w:val="005D1AD7"/>
    <w:rsid w:val="005D1CA2"/>
    <w:rsid w:val="005D372D"/>
    <w:rsid w:val="005E37F2"/>
    <w:rsid w:val="00605698"/>
    <w:rsid w:val="00631881"/>
    <w:rsid w:val="0063556A"/>
    <w:rsid w:val="00642E19"/>
    <w:rsid w:val="00645068"/>
    <w:rsid w:val="006629F3"/>
    <w:rsid w:val="006846BF"/>
    <w:rsid w:val="00691275"/>
    <w:rsid w:val="006B4754"/>
    <w:rsid w:val="006B5DF3"/>
    <w:rsid w:val="006B7B6D"/>
    <w:rsid w:val="006C0529"/>
    <w:rsid w:val="006D0597"/>
    <w:rsid w:val="006D32F9"/>
    <w:rsid w:val="006E6935"/>
    <w:rsid w:val="00704AFA"/>
    <w:rsid w:val="0071571E"/>
    <w:rsid w:val="007363FB"/>
    <w:rsid w:val="00744B16"/>
    <w:rsid w:val="00756A0C"/>
    <w:rsid w:val="007572AE"/>
    <w:rsid w:val="0078499A"/>
    <w:rsid w:val="00792F1F"/>
    <w:rsid w:val="007A037D"/>
    <w:rsid w:val="007A7A54"/>
    <w:rsid w:val="007B04FB"/>
    <w:rsid w:val="007B320B"/>
    <w:rsid w:val="007D56B8"/>
    <w:rsid w:val="007E69E5"/>
    <w:rsid w:val="007F49C5"/>
    <w:rsid w:val="008012F1"/>
    <w:rsid w:val="00803E7A"/>
    <w:rsid w:val="0081037D"/>
    <w:rsid w:val="00812026"/>
    <w:rsid w:val="00816001"/>
    <w:rsid w:val="00820D2D"/>
    <w:rsid w:val="0082533F"/>
    <w:rsid w:val="00825801"/>
    <w:rsid w:val="00826A8C"/>
    <w:rsid w:val="0083140F"/>
    <w:rsid w:val="008354EC"/>
    <w:rsid w:val="00856D04"/>
    <w:rsid w:val="0086030A"/>
    <w:rsid w:val="00864788"/>
    <w:rsid w:val="00876D96"/>
    <w:rsid w:val="00887295"/>
    <w:rsid w:val="008943A3"/>
    <w:rsid w:val="008A499A"/>
    <w:rsid w:val="008A4A68"/>
    <w:rsid w:val="008B6FC9"/>
    <w:rsid w:val="008C59E1"/>
    <w:rsid w:val="008C75DF"/>
    <w:rsid w:val="008E10DB"/>
    <w:rsid w:val="008E29FC"/>
    <w:rsid w:val="008E2EF2"/>
    <w:rsid w:val="008E32F6"/>
    <w:rsid w:val="008F70DC"/>
    <w:rsid w:val="00923804"/>
    <w:rsid w:val="00923A19"/>
    <w:rsid w:val="00932112"/>
    <w:rsid w:val="00934F4F"/>
    <w:rsid w:val="00953BD5"/>
    <w:rsid w:val="00973200"/>
    <w:rsid w:val="00991188"/>
    <w:rsid w:val="009931EE"/>
    <w:rsid w:val="009A1E6A"/>
    <w:rsid w:val="009A5C1B"/>
    <w:rsid w:val="009B37A3"/>
    <w:rsid w:val="009B5115"/>
    <w:rsid w:val="009B60B2"/>
    <w:rsid w:val="009C3882"/>
    <w:rsid w:val="009D39C9"/>
    <w:rsid w:val="009E6F14"/>
    <w:rsid w:val="00A036B3"/>
    <w:rsid w:val="00A12BA6"/>
    <w:rsid w:val="00A16DDD"/>
    <w:rsid w:val="00A213FB"/>
    <w:rsid w:val="00A26B3E"/>
    <w:rsid w:val="00A376C0"/>
    <w:rsid w:val="00A457C9"/>
    <w:rsid w:val="00A50B59"/>
    <w:rsid w:val="00A51B5C"/>
    <w:rsid w:val="00A51D26"/>
    <w:rsid w:val="00A84975"/>
    <w:rsid w:val="00A92229"/>
    <w:rsid w:val="00A97776"/>
    <w:rsid w:val="00AA414D"/>
    <w:rsid w:val="00AB06D1"/>
    <w:rsid w:val="00AB1AAB"/>
    <w:rsid w:val="00AB1C19"/>
    <w:rsid w:val="00AB3D9E"/>
    <w:rsid w:val="00AC2B0B"/>
    <w:rsid w:val="00AC5AA4"/>
    <w:rsid w:val="00AD5C1A"/>
    <w:rsid w:val="00B20D60"/>
    <w:rsid w:val="00B22648"/>
    <w:rsid w:val="00B27FA0"/>
    <w:rsid w:val="00B3395C"/>
    <w:rsid w:val="00B417C7"/>
    <w:rsid w:val="00B47FB4"/>
    <w:rsid w:val="00B51E54"/>
    <w:rsid w:val="00B627F8"/>
    <w:rsid w:val="00B674AA"/>
    <w:rsid w:val="00B771E2"/>
    <w:rsid w:val="00B77F25"/>
    <w:rsid w:val="00B84005"/>
    <w:rsid w:val="00B84EEB"/>
    <w:rsid w:val="00B91F1B"/>
    <w:rsid w:val="00B946C0"/>
    <w:rsid w:val="00B95446"/>
    <w:rsid w:val="00BA5AC5"/>
    <w:rsid w:val="00BC01D9"/>
    <w:rsid w:val="00BC2954"/>
    <w:rsid w:val="00BC70B9"/>
    <w:rsid w:val="00BD3546"/>
    <w:rsid w:val="00BD4841"/>
    <w:rsid w:val="00BE1E3B"/>
    <w:rsid w:val="00BE1E88"/>
    <w:rsid w:val="00BE4ED5"/>
    <w:rsid w:val="00BE7826"/>
    <w:rsid w:val="00BF0302"/>
    <w:rsid w:val="00BF282F"/>
    <w:rsid w:val="00BF43D2"/>
    <w:rsid w:val="00C01BAF"/>
    <w:rsid w:val="00C076B6"/>
    <w:rsid w:val="00C22654"/>
    <w:rsid w:val="00C22A89"/>
    <w:rsid w:val="00C266DA"/>
    <w:rsid w:val="00C30F99"/>
    <w:rsid w:val="00C561CD"/>
    <w:rsid w:val="00C83A2A"/>
    <w:rsid w:val="00C9484E"/>
    <w:rsid w:val="00CB25C9"/>
    <w:rsid w:val="00CB2C6E"/>
    <w:rsid w:val="00CC13FD"/>
    <w:rsid w:val="00CD574E"/>
    <w:rsid w:val="00CE00DE"/>
    <w:rsid w:val="00CE104D"/>
    <w:rsid w:val="00CE148D"/>
    <w:rsid w:val="00CE56B8"/>
    <w:rsid w:val="00CF2D81"/>
    <w:rsid w:val="00CF596A"/>
    <w:rsid w:val="00D01CF1"/>
    <w:rsid w:val="00D0673F"/>
    <w:rsid w:val="00D1277A"/>
    <w:rsid w:val="00D25908"/>
    <w:rsid w:val="00D45829"/>
    <w:rsid w:val="00D75269"/>
    <w:rsid w:val="00D82A14"/>
    <w:rsid w:val="00DA16EF"/>
    <w:rsid w:val="00DB38BB"/>
    <w:rsid w:val="00DC5D4A"/>
    <w:rsid w:val="00DC7988"/>
    <w:rsid w:val="00DD3CEC"/>
    <w:rsid w:val="00E041A6"/>
    <w:rsid w:val="00E25F97"/>
    <w:rsid w:val="00E40644"/>
    <w:rsid w:val="00E612F3"/>
    <w:rsid w:val="00E84F70"/>
    <w:rsid w:val="00E94312"/>
    <w:rsid w:val="00EA5B95"/>
    <w:rsid w:val="00EB33D0"/>
    <w:rsid w:val="00ED4C8E"/>
    <w:rsid w:val="00ED5A44"/>
    <w:rsid w:val="00ED5ED0"/>
    <w:rsid w:val="00ED5F0F"/>
    <w:rsid w:val="00EE2B9A"/>
    <w:rsid w:val="00EF6AD2"/>
    <w:rsid w:val="00F136E6"/>
    <w:rsid w:val="00F16675"/>
    <w:rsid w:val="00F20834"/>
    <w:rsid w:val="00F23720"/>
    <w:rsid w:val="00F43043"/>
    <w:rsid w:val="00F63307"/>
    <w:rsid w:val="00F676C0"/>
    <w:rsid w:val="00F727BB"/>
    <w:rsid w:val="00F76228"/>
    <w:rsid w:val="00F8469A"/>
    <w:rsid w:val="00F95AEB"/>
    <w:rsid w:val="00FB3A9F"/>
    <w:rsid w:val="00FC590A"/>
    <w:rsid w:val="00FE729A"/>
    <w:rsid w:val="00FF027B"/>
    <w:rsid w:val="00FF0CD4"/>
    <w:rsid w:val="00FF4521"/>
    <w:rsid w:val="00FF77E4"/>
    <w:rsid w:val="01323C32"/>
    <w:rsid w:val="01830099"/>
    <w:rsid w:val="02A36C44"/>
    <w:rsid w:val="02AF36BB"/>
    <w:rsid w:val="088C3CD7"/>
    <w:rsid w:val="08C461D1"/>
    <w:rsid w:val="0B5D1EFA"/>
    <w:rsid w:val="0B756CA4"/>
    <w:rsid w:val="0C0B7EC0"/>
    <w:rsid w:val="0C9637FF"/>
    <w:rsid w:val="0CC84FD1"/>
    <w:rsid w:val="0D2A3ABE"/>
    <w:rsid w:val="11E84674"/>
    <w:rsid w:val="11F272A1"/>
    <w:rsid w:val="143F42F3"/>
    <w:rsid w:val="16073F21"/>
    <w:rsid w:val="179D294D"/>
    <w:rsid w:val="17B15508"/>
    <w:rsid w:val="180E295A"/>
    <w:rsid w:val="184F0BB8"/>
    <w:rsid w:val="186A0739"/>
    <w:rsid w:val="1AF04599"/>
    <w:rsid w:val="1C317EC7"/>
    <w:rsid w:val="1C8651B5"/>
    <w:rsid w:val="1CFA16FF"/>
    <w:rsid w:val="1E7721BC"/>
    <w:rsid w:val="1E9E44AF"/>
    <w:rsid w:val="21442F49"/>
    <w:rsid w:val="21935C7E"/>
    <w:rsid w:val="23B00D6A"/>
    <w:rsid w:val="25D074A1"/>
    <w:rsid w:val="27084A19"/>
    <w:rsid w:val="27240835"/>
    <w:rsid w:val="2725381D"/>
    <w:rsid w:val="2849353B"/>
    <w:rsid w:val="29F00112"/>
    <w:rsid w:val="2C02412C"/>
    <w:rsid w:val="2C2D495B"/>
    <w:rsid w:val="2C477D91"/>
    <w:rsid w:val="2C912A64"/>
    <w:rsid w:val="2C9B45EB"/>
    <w:rsid w:val="2E4C5FC1"/>
    <w:rsid w:val="2EE6563F"/>
    <w:rsid w:val="2F026299"/>
    <w:rsid w:val="30B7079D"/>
    <w:rsid w:val="33770F5C"/>
    <w:rsid w:val="33DE722D"/>
    <w:rsid w:val="33F209C0"/>
    <w:rsid w:val="36213401"/>
    <w:rsid w:val="36B349A1"/>
    <w:rsid w:val="379E551E"/>
    <w:rsid w:val="381A45AC"/>
    <w:rsid w:val="38601BB6"/>
    <w:rsid w:val="3995038E"/>
    <w:rsid w:val="399C142F"/>
    <w:rsid w:val="39EB26A4"/>
    <w:rsid w:val="3A1219DE"/>
    <w:rsid w:val="3B0C4680"/>
    <w:rsid w:val="3C153A08"/>
    <w:rsid w:val="3C3263B8"/>
    <w:rsid w:val="3C926E07"/>
    <w:rsid w:val="3D9A41C5"/>
    <w:rsid w:val="3E9559D1"/>
    <w:rsid w:val="3EA11583"/>
    <w:rsid w:val="3ECB6600"/>
    <w:rsid w:val="3F632CDC"/>
    <w:rsid w:val="40431066"/>
    <w:rsid w:val="41A35612"/>
    <w:rsid w:val="421245D8"/>
    <w:rsid w:val="43A37B4B"/>
    <w:rsid w:val="4504781F"/>
    <w:rsid w:val="45561319"/>
    <w:rsid w:val="45932156"/>
    <w:rsid w:val="471F398D"/>
    <w:rsid w:val="476504DB"/>
    <w:rsid w:val="49172B6D"/>
    <w:rsid w:val="49F653BA"/>
    <w:rsid w:val="4AA30431"/>
    <w:rsid w:val="4C820B85"/>
    <w:rsid w:val="4D2515D1"/>
    <w:rsid w:val="4D300665"/>
    <w:rsid w:val="4E8F31A6"/>
    <w:rsid w:val="4F5C5DBF"/>
    <w:rsid w:val="4FEE37CD"/>
    <w:rsid w:val="507557AE"/>
    <w:rsid w:val="52950FA7"/>
    <w:rsid w:val="52CE1F28"/>
    <w:rsid w:val="5475505A"/>
    <w:rsid w:val="567535C9"/>
    <w:rsid w:val="570D55B0"/>
    <w:rsid w:val="58CB5722"/>
    <w:rsid w:val="59123351"/>
    <w:rsid w:val="5B9C5154"/>
    <w:rsid w:val="5BDB3ECE"/>
    <w:rsid w:val="5C4C0928"/>
    <w:rsid w:val="5D46181B"/>
    <w:rsid w:val="5E192F70"/>
    <w:rsid w:val="5E7559A4"/>
    <w:rsid w:val="62671B73"/>
    <w:rsid w:val="630B633F"/>
    <w:rsid w:val="631F6952"/>
    <w:rsid w:val="63D73B1E"/>
    <w:rsid w:val="640E2967"/>
    <w:rsid w:val="64C649BD"/>
    <w:rsid w:val="65491EA9"/>
    <w:rsid w:val="65B8564B"/>
    <w:rsid w:val="65BA6903"/>
    <w:rsid w:val="67EB7247"/>
    <w:rsid w:val="68733C76"/>
    <w:rsid w:val="69C73CE4"/>
    <w:rsid w:val="6AD7210B"/>
    <w:rsid w:val="6B3D65C6"/>
    <w:rsid w:val="6C3118E9"/>
    <w:rsid w:val="6F0E6312"/>
    <w:rsid w:val="6F1214CF"/>
    <w:rsid w:val="6FAF46CD"/>
    <w:rsid w:val="71186BD3"/>
    <w:rsid w:val="731955B0"/>
    <w:rsid w:val="760D4A6F"/>
    <w:rsid w:val="77DF7DD5"/>
    <w:rsid w:val="78481A52"/>
    <w:rsid w:val="78CF6711"/>
    <w:rsid w:val="79AE4579"/>
    <w:rsid w:val="7BF81ADB"/>
    <w:rsid w:val="7C330D65"/>
    <w:rsid w:val="7C7E3E32"/>
    <w:rsid w:val="7CFE5817"/>
    <w:rsid w:val="7E402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Date"/>
    <w:basedOn w:val="1"/>
    <w:next w:val="1"/>
    <w:link w:val="18"/>
    <w:semiHidden/>
    <w:unhideWhenUsed/>
    <w:qFormat/>
    <w:uiPriority w:val="99"/>
    <w:pPr>
      <w:ind w:left="100" w:leftChars="2500"/>
    </w:pPr>
  </w:style>
  <w:style w:type="paragraph" w:styleId="4">
    <w:name w:val="Balloon Text"/>
    <w:basedOn w:val="1"/>
    <w:link w:val="17"/>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semiHidden/>
    <w:unhideWhenUsed/>
    <w:qFormat/>
    <w:uiPriority w:val="99"/>
    <w:rPr>
      <w:b/>
      <w:bCs/>
    </w:rPr>
  </w:style>
  <w:style w:type="table" w:styleId="9">
    <w:name w:val="Table Grid"/>
    <w:basedOn w:val="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character" w:customStyle="1" w:styleId="12">
    <w:name w:val="页脚 字符"/>
    <w:basedOn w:val="10"/>
    <w:link w:val="5"/>
    <w:qFormat/>
    <w:uiPriority w:val="99"/>
    <w:rPr>
      <w:sz w:val="18"/>
      <w:szCs w:val="18"/>
    </w:rPr>
  </w:style>
  <w:style w:type="character" w:customStyle="1" w:styleId="13">
    <w:name w:val="页眉 字符"/>
    <w:basedOn w:val="10"/>
    <w:link w:val="6"/>
    <w:qFormat/>
    <w:uiPriority w:val="99"/>
    <w:rPr>
      <w:sz w:val="18"/>
      <w:szCs w:val="18"/>
    </w:rPr>
  </w:style>
  <w:style w:type="paragraph" w:styleId="14">
    <w:name w:val="List Paragraph"/>
    <w:basedOn w:val="1"/>
    <w:qFormat/>
    <w:uiPriority w:val="99"/>
    <w:pPr>
      <w:ind w:firstLine="420" w:firstLineChars="200"/>
    </w:pPr>
  </w:style>
  <w:style w:type="character" w:customStyle="1" w:styleId="15">
    <w:name w:val="批注文字 字符"/>
    <w:basedOn w:val="10"/>
    <w:link w:val="2"/>
    <w:semiHidden/>
    <w:qFormat/>
    <w:uiPriority w:val="99"/>
  </w:style>
  <w:style w:type="character" w:customStyle="1" w:styleId="16">
    <w:name w:val="批注主题 字符"/>
    <w:basedOn w:val="15"/>
    <w:link w:val="7"/>
    <w:semiHidden/>
    <w:qFormat/>
    <w:uiPriority w:val="99"/>
    <w:rPr>
      <w:b/>
      <w:bCs/>
    </w:rPr>
  </w:style>
  <w:style w:type="character" w:customStyle="1" w:styleId="17">
    <w:name w:val="批注框文本 字符"/>
    <w:basedOn w:val="10"/>
    <w:link w:val="4"/>
    <w:semiHidden/>
    <w:qFormat/>
    <w:uiPriority w:val="99"/>
    <w:rPr>
      <w:sz w:val="18"/>
      <w:szCs w:val="18"/>
    </w:rPr>
  </w:style>
  <w:style w:type="character" w:customStyle="1" w:styleId="18">
    <w:name w:val="日期 字符"/>
    <w:basedOn w:val="10"/>
    <w:link w:val="3"/>
    <w:semiHidden/>
    <w:qFormat/>
    <w:uiPriority w:val="99"/>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6862</Words>
  <Characters>7141</Characters>
  <Lines>1</Lines>
  <Paragraphs>1</Paragraphs>
  <TotalTime>11</TotalTime>
  <ScaleCrop>false</ScaleCrop>
  <LinksUpToDate>false</LinksUpToDate>
  <CharactersWithSpaces>7171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2021-02-23T06:04:00Z</dcterms:created>
  <dc:creator>cdp</dc:creator>
  <cp:lastModifiedBy>WPS_1623658868</cp:lastModifiedBy>
  <dcterms:modified xsi:type="dcterms:W3CDTF">2026-08-14T05:59:18Z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823B0B3199054DB8B7670D4FD7B6F104_13</vt:lpwstr>
  </property>
  <property fmtid="{D5CDD505-2E9C-101B-9397-08002B2CF9AE}" pid="4" name="KSOTemplateDocerSaveRecord">
    <vt:lpwstr>eyJoZGlkIjoiZjNhZTlkMTUxY2FiOTU1YTgyMDRlOTY2N2I0NzFiYzEiLCJ1c2VySWQiOiIxMjIxNzIwOTk2In0=</vt:lpwstr>
  </property>
</Properties>
</file>