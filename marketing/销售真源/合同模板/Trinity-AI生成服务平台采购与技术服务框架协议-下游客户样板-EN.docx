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8092B">
      <w:pPr>
        <w:spacing w:before="0" w:beforeLines="-2147483648" w:after="200" w:afterLines="-2147483648" w:line="276" w:lineRule="auto"/>
        <w:jc w:val="center"/>
        <w:rPr>
          <w:rFonts w:ascii="宋体" w:hAnsi="宋体" w:cs="宋体"/>
          <w:b/>
          <w:bCs/>
          <w:sz w:val="36"/>
          <w:szCs w:val="36"/>
          <w:lang w:eastAsia="zh-CN"/>
        </w:rPr>
      </w:pPr>
      <w:r>
        <w:rPr>
          <w:rFonts w:ascii="Times New Roman" w:hAnsi="Times New Roman" w:eastAsia="宋体" w:cs="宋体"/>
          <w:b/>
          <w:bCs/>
          <w:sz w:val="36"/>
          <w:szCs w:val="36"/>
          <w:lang w:eastAsia="zh-CN"/>
        </w:rPr>
        <w:t>AI Generation Service Platform Procurement and Technical Service Framework Agreement</w:t>
      </w:r>
    </w:p>
    <w:p w14:paraId="718C07F8">
      <w:pPr>
        <w:spacing w:before="0" w:after="240" w:line="276" w:lineRule="auto"/>
        <w:jc w:val="right"/>
      </w:pPr>
      <w:r>
        <w:rPr>
          <w:rFonts w:hint="eastAsia" w:ascii="Times New Roman" w:hAnsi="Times New Roman" w:eastAsia="宋体" w:cs="黑体"/>
          <w:b/>
          <w:sz w:val="22"/>
          <w:lang w:eastAsia="zh-CN"/>
        </w:rPr>
        <w:t>Agreement No.: 【TRINITY-FW-________】</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4CD5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3" w:type="dxa"/>
            <w:shd w:val="clear" w:color="auto" w:fill="F2F2F2"/>
          </w:tcPr>
          <w:p w14:paraId="45579F05">
            <w:pPr>
              <w:spacing w:after="0" w:line="240" w:lineRule="auto"/>
              <w:rPr>
                <w:b/>
                <w:bCs w:val="0"/>
                <w:szCs w:val="21"/>
              </w:rPr>
            </w:pPr>
            <w:r>
              <w:rPr>
                <w:rFonts w:ascii="Times New Roman" w:hAnsi="Times New Roman" w:eastAsia="宋体" w:cs="宋体"/>
                <w:b/>
                <w:bCs w:val="0"/>
                <w:sz w:val="21"/>
                <w:szCs w:val="21"/>
              </w:rPr>
              <w:t>Party A (Purchaser)</w:t>
            </w:r>
          </w:p>
        </w:tc>
        <w:tc>
          <w:tcPr>
            <w:tcW w:w="2353" w:type="dxa"/>
          </w:tcPr>
          <w:p w14:paraId="70604BDC">
            <w:pPr>
              <w:spacing w:after="0" w:line="240" w:lineRule="auto"/>
              <w:rPr>
                <w:b/>
                <w:bCs w:val="0"/>
                <w:szCs w:val="21"/>
              </w:rPr>
            </w:pPr>
            <w:r>
              <w:rPr>
                <w:rFonts w:ascii="Times New Roman" w:hAnsi="Times New Roman" w:eastAsia="宋体" w:cs="宋体"/>
                <w:b/>
                <w:bCs w:val="0"/>
                <w:sz w:val="21"/>
                <w:szCs w:val="21"/>
              </w:rPr>
              <w:t>【        】</w:t>
            </w:r>
          </w:p>
        </w:tc>
        <w:tc>
          <w:tcPr>
            <w:tcW w:w="2353" w:type="dxa"/>
            <w:shd w:val="clear" w:color="auto" w:fill="F2F2F2"/>
          </w:tcPr>
          <w:p w14:paraId="75A7A0DC">
            <w:pPr>
              <w:spacing w:after="0" w:line="240" w:lineRule="auto"/>
              <w:rPr>
                <w:b/>
                <w:bCs w:val="0"/>
                <w:szCs w:val="21"/>
              </w:rPr>
            </w:pPr>
            <w:r>
              <w:rPr>
                <w:rFonts w:ascii="Times New Roman" w:hAnsi="Times New Roman" w:eastAsia="宋体" w:cs="宋体"/>
                <w:b/>
                <w:bCs w:val="0"/>
                <w:sz w:val="21"/>
                <w:szCs w:val="21"/>
              </w:rPr>
              <w:t>Party B (Service Provider)</w:t>
            </w:r>
          </w:p>
        </w:tc>
        <w:tc>
          <w:tcPr>
            <w:tcW w:w="2353" w:type="dxa"/>
          </w:tcPr>
          <w:p w14:paraId="377910FE">
            <w:pPr>
              <w:spacing w:after="0" w:line="240" w:lineRule="auto"/>
              <w:rPr>
                <w:b/>
                <w:bCs w:val="0"/>
                <w:szCs w:val="21"/>
              </w:rPr>
            </w:pPr>
          </w:p>
        </w:tc>
      </w:tr>
      <w:tr w14:paraId="565A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shd w:val="clear" w:color="auto" w:fill="F2F2F2"/>
          </w:tcPr>
          <w:p w14:paraId="4A8E3D65">
            <w:pPr>
              <w:spacing w:after="0" w:line="240" w:lineRule="auto"/>
              <w:rPr>
                <w:b/>
                <w:bCs w:val="0"/>
                <w:szCs w:val="21"/>
              </w:rPr>
            </w:pPr>
            <w:r>
              <w:rPr>
                <w:rFonts w:ascii="Times New Roman" w:hAnsi="Times New Roman" w:eastAsia="宋体" w:cs="宋体"/>
                <w:b/>
                <w:bCs w:val="0"/>
                <w:sz w:val="21"/>
                <w:szCs w:val="21"/>
              </w:rPr>
              <w:t>Unified Social Credit Code /</w:t>
            </w:r>
            <w:r>
              <w:rPr>
                <w:rFonts w:ascii="Times New Roman" w:hAnsi="Times New Roman" w:eastAsia="宋体" w:cs="宋体"/>
                <w:b/>
                <w:bCs w:val="0"/>
                <w:sz w:val="21"/>
                <w:szCs w:val="21"/>
              </w:rPr>
              <w:br w:type="textWrapping"/>
            </w:r>
            <w:r>
              <w:rPr>
                <w:rFonts w:ascii="Times New Roman" w:hAnsi="Times New Roman" w:eastAsia="宋体" w:cs="宋体"/>
                <w:b/>
                <w:bCs w:val="0"/>
                <w:sz w:val="21"/>
                <w:szCs w:val="21"/>
              </w:rPr>
              <w:t>Registration No.</w:t>
            </w:r>
          </w:p>
        </w:tc>
        <w:tc>
          <w:tcPr>
            <w:tcW w:w="2353" w:type="dxa"/>
          </w:tcPr>
          <w:p w14:paraId="7673AB36">
            <w:pPr>
              <w:spacing w:after="0" w:line="240" w:lineRule="auto"/>
              <w:rPr>
                <w:b/>
                <w:bCs w:val="0"/>
                <w:szCs w:val="21"/>
              </w:rPr>
            </w:pPr>
            <w:r>
              <w:rPr>
                <w:rFonts w:ascii="Times New Roman" w:hAnsi="Times New Roman" w:eastAsia="宋体" w:cs="宋体"/>
                <w:b/>
                <w:bCs w:val="0"/>
                <w:sz w:val="21"/>
                <w:szCs w:val="21"/>
              </w:rPr>
              <w:t>【　　　　】</w:t>
            </w:r>
          </w:p>
        </w:tc>
        <w:tc>
          <w:tcPr>
            <w:tcW w:w="2353" w:type="dxa"/>
            <w:shd w:val="clear" w:color="auto" w:fill="F2F2F2"/>
          </w:tcPr>
          <w:p w14:paraId="3C3254CF">
            <w:pPr>
              <w:spacing w:after="0" w:line="240" w:lineRule="auto"/>
              <w:rPr>
                <w:b/>
                <w:bCs w:val="0"/>
                <w:szCs w:val="21"/>
              </w:rPr>
            </w:pPr>
            <w:r>
              <w:rPr>
                <w:rFonts w:ascii="Times New Roman" w:hAnsi="Times New Roman" w:eastAsia="宋体" w:cs="宋体"/>
                <w:b/>
                <w:bCs w:val="0"/>
                <w:sz w:val="21"/>
                <w:szCs w:val="21"/>
              </w:rPr>
              <w:t>Registration / ID No.</w:t>
            </w:r>
          </w:p>
        </w:tc>
        <w:tc>
          <w:tcPr>
            <w:tcW w:w="2353" w:type="dxa"/>
          </w:tcPr>
          <w:p w14:paraId="4ED673E2">
            <w:pPr>
              <w:spacing w:after="0" w:line="240" w:lineRule="auto"/>
              <w:rPr>
                <w:b/>
                <w:bCs w:val="0"/>
                <w:szCs w:val="21"/>
              </w:rPr>
            </w:pPr>
            <w:r>
              <w:rPr>
                <w:rFonts w:ascii="Times New Roman" w:hAnsi="Times New Roman" w:eastAsia="宋体" w:cs="宋体"/>
                <w:b/>
                <w:bCs w:val="0"/>
                <w:sz w:val="21"/>
                <w:szCs w:val="21"/>
              </w:rPr>
              <w:t>【              】</w:t>
            </w:r>
          </w:p>
        </w:tc>
      </w:tr>
      <w:tr w14:paraId="404B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shd w:val="clear" w:color="auto" w:fill="F2F2F2"/>
          </w:tcPr>
          <w:p w14:paraId="76115EE8">
            <w:pPr>
              <w:spacing w:after="0" w:line="240" w:lineRule="auto"/>
              <w:rPr>
                <w:b/>
                <w:bCs w:val="0"/>
                <w:szCs w:val="21"/>
              </w:rPr>
            </w:pPr>
            <w:r>
              <w:rPr>
                <w:rFonts w:ascii="Times New Roman" w:hAnsi="Times New Roman" w:eastAsia="宋体" w:cs="宋体"/>
                <w:b/>
                <w:bCs w:val="0"/>
                <w:sz w:val="21"/>
                <w:szCs w:val="21"/>
              </w:rPr>
              <w:t>Address</w:t>
            </w:r>
          </w:p>
        </w:tc>
        <w:tc>
          <w:tcPr>
            <w:tcW w:w="2353" w:type="dxa"/>
          </w:tcPr>
          <w:p w14:paraId="78952F2B">
            <w:pPr>
              <w:spacing w:after="0" w:line="240" w:lineRule="auto"/>
              <w:rPr>
                <w:b/>
                <w:bCs w:val="0"/>
                <w:szCs w:val="21"/>
              </w:rPr>
            </w:pPr>
            <w:r>
              <w:rPr>
                <w:rFonts w:ascii="Times New Roman" w:hAnsi="Times New Roman" w:eastAsia="宋体" w:cs="宋体"/>
                <w:b/>
                <w:bCs w:val="0"/>
                <w:sz w:val="21"/>
                <w:szCs w:val="21"/>
              </w:rPr>
              <w:t>【　　　　】</w:t>
            </w:r>
          </w:p>
        </w:tc>
        <w:tc>
          <w:tcPr>
            <w:tcW w:w="2353" w:type="dxa"/>
            <w:shd w:val="clear" w:color="auto" w:fill="F2F2F2"/>
          </w:tcPr>
          <w:p w14:paraId="22AFB60D">
            <w:pPr>
              <w:spacing w:after="0" w:line="240" w:lineRule="auto"/>
              <w:rPr>
                <w:b/>
                <w:bCs w:val="0"/>
                <w:szCs w:val="21"/>
              </w:rPr>
            </w:pPr>
            <w:r>
              <w:rPr>
                <w:rFonts w:ascii="Times New Roman" w:hAnsi="Times New Roman" w:eastAsia="宋体" w:cs="宋体"/>
                <w:b/>
                <w:bCs w:val="0"/>
                <w:sz w:val="21"/>
                <w:szCs w:val="21"/>
              </w:rPr>
              <w:t>Address</w:t>
            </w:r>
          </w:p>
        </w:tc>
        <w:tc>
          <w:tcPr>
            <w:tcW w:w="2353" w:type="dxa"/>
          </w:tcPr>
          <w:p w14:paraId="50DBBD40">
            <w:pPr>
              <w:spacing w:after="0" w:line="240" w:lineRule="auto"/>
              <w:rPr>
                <w:b/>
                <w:bCs w:val="0"/>
                <w:szCs w:val="21"/>
              </w:rPr>
            </w:pPr>
          </w:p>
        </w:tc>
      </w:tr>
      <w:tr w14:paraId="64DF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shd w:val="clear" w:color="auto" w:fill="F2F2F2"/>
          </w:tcPr>
          <w:p w14:paraId="35659928">
            <w:pPr>
              <w:spacing w:after="0" w:line="240" w:lineRule="auto"/>
              <w:rPr>
                <w:b/>
                <w:bCs w:val="0"/>
                <w:szCs w:val="21"/>
              </w:rPr>
            </w:pPr>
            <w:r>
              <w:rPr>
                <w:rFonts w:ascii="Times New Roman" w:hAnsi="Times New Roman" w:eastAsia="宋体" w:cs="宋体"/>
                <w:b/>
                <w:bCs w:val="0"/>
                <w:sz w:val="21"/>
                <w:szCs w:val="21"/>
              </w:rPr>
              <w:t>Legal / Authorized Representative</w:t>
            </w:r>
          </w:p>
        </w:tc>
        <w:tc>
          <w:tcPr>
            <w:tcW w:w="2353" w:type="dxa"/>
          </w:tcPr>
          <w:p w14:paraId="36914E92">
            <w:pPr>
              <w:spacing w:after="0" w:line="240" w:lineRule="auto"/>
              <w:rPr>
                <w:b/>
                <w:bCs w:val="0"/>
                <w:szCs w:val="21"/>
              </w:rPr>
            </w:pPr>
            <w:r>
              <w:rPr>
                <w:rFonts w:ascii="Times New Roman" w:hAnsi="Times New Roman" w:eastAsia="宋体" w:cs="宋体"/>
                <w:b/>
                <w:bCs w:val="0"/>
                <w:sz w:val="21"/>
                <w:szCs w:val="21"/>
              </w:rPr>
              <w:t>【　　　　】</w:t>
            </w:r>
          </w:p>
        </w:tc>
        <w:tc>
          <w:tcPr>
            <w:tcW w:w="2353" w:type="dxa"/>
            <w:shd w:val="clear" w:color="auto" w:fill="F2F2F2"/>
          </w:tcPr>
          <w:p w14:paraId="06F1A5A1">
            <w:pPr>
              <w:spacing w:after="0" w:line="240" w:lineRule="auto"/>
              <w:rPr>
                <w:b/>
                <w:bCs w:val="0"/>
                <w:szCs w:val="21"/>
              </w:rPr>
            </w:pPr>
            <w:r>
              <w:rPr>
                <w:rFonts w:ascii="Times New Roman" w:hAnsi="Times New Roman" w:eastAsia="宋体" w:cs="宋体"/>
                <w:b/>
                <w:bCs w:val="0"/>
                <w:sz w:val="21"/>
                <w:szCs w:val="21"/>
              </w:rPr>
              <w:t>Legal / Authorized Representative</w:t>
            </w:r>
          </w:p>
        </w:tc>
        <w:tc>
          <w:tcPr>
            <w:tcW w:w="2353" w:type="dxa"/>
          </w:tcPr>
          <w:p w14:paraId="0E89D3EB">
            <w:pPr>
              <w:spacing w:after="0" w:line="240" w:lineRule="auto"/>
              <w:rPr>
                <w:b/>
                <w:bCs w:val="0"/>
                <w:szCs w:val="21"/>
              </w:rPr>
            </w:pPr>
            <w:r>
              <w:rPr>
                <w:rFonts w:ascii="Times New Roman" w:hAnsi="Times New Roman" w:eastAsia="宋体" w:cs="宋体"/>
                <w:b/>
                <w:bCs w:val="0"/>
                <w:sz w:val="21"/>
                <w:szCs w:val="21"/>
              </w:rPr>
              <w:t>【　　　　】</w:t>
            </w:r>
          </w:p>
        </w:tc>
      </w:tr>
      <w:tr w14:paraId="0EB8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shd w:val="clear" w:color="auto" w:fill="F2F2F2"/>
          </w:tcPr>
          <w:p w14:paraId="3A34F02A">
            <w:pPr>
              <w:spacing w:after="0" w:line="240" w:lineRule="auto"/>
              <w:rPr>
                <w:b/>
                <w:bCs w:val="0"/>
                <w:szCs w:val="21"/>
              </w:rPr>
            </w:pPr>
            <w:r>
              <w:rPr>
                <w:rFonts w:ascii="Times New Roman" w:hAnsi="Times New Roman" w:eastAsia="宋体" w:cs="宋体"/>
                <w:b/>
                <w:bCs w:val="0"/>
                <w:sz w:val="21"/>
                <w:szCs w:val="21"/>
              </w:rPr>
              <w:t>Bank of Deposit</w:t>
            </w:r>
          </w:p>
        </w:tc>
        <w:tc>
          <w:tcPr>
            <w:tcW w:w="2353" w:type="dxa"/>
          </w:tcPr>
          <w:p w14:paraId="4D51A10A">
            <w:pPr>
              <w:spacing w:after="0" w:line="240" w:lineRule="auto"/>
              <w:rPr>
                <w:b/>
                <w:bCs w:val="0"/>
                <w:szCs w:val="21"/>
              </w:rPr>
            </w:pPr>
            <w:r>
              <w:rPr>
                <w:rFonts w:ascii="Times New Roman" w:hAnsi="Times New Roman" w:eastAsia="宋体" w:cs="宋体"/>
                <w:b/>
                <w:bCs w:val="0"/>
                <w:sz w:val="21"/>
                <w:szCs w:val="21"/>
              </w:rPr>
              <w:t>【　　　　】</w:t>
            </w:r>
          </w:p>
        </w:tc>
        <w:tc>
          <w:tcPr>
            <w:tcW w:w="2353" w:type="dxa"/>
            <w:shd w:val="clear" w:color="auto" w:fill="F2F2F2"/>
          </w:tcPr>
          <w:p w14:paraId="07EA5E3D">
            <w:pPr>
              <w:spacing w:after="0" w:line="240" w:lineRule="auto"/>
              <w:rPr>
                <w:b/>
                <w:bCs w:val="0"/>
                <w:szCs w:val="21"/>
              </w:rPr>
            </w:pPr>
            <w:r>
              <w:rPr>
                <w:rFonts w:ascii="Times New Roman" w:hAnsi="Times New Roman" w:eastAsia="宋体" w:cs="宋体"/>
                <w:b/>
                <w:bCs w:val="0"/>
                <w:sz w:val="21"/>
                <w:szCs w:val="21"/>
              </w:rPr>
              <w:t>Bank of Deposit</w:t>
            </w:r>
          </w:p>
        </w:tc>
        <w:tc>
          <w:tcPr>
            <w:tcW w:w="2353" w:type="dxa"/>
          </w:tcPr>
          <w:p w14:paraId="228240F4">
            <w:pPr>
              <w:spacing w:after="0" w:line="240" w:lineRule="auto"/>
              <w:rPr>
                <w:b/>
                <w:bCs w:val="0"/>
                <w:szCs w:val="21"/>
              </w:rPr>
            </w:pPr>
            <w:r>
              <w:rPr>
                <w:rFonts w:ascii="Times New Roman" w:hAnsi="Times New Roman" w:eastAsia="宋体" w:cs="宋体"/>
                <w:b/>
                <w:bCs w:val="0"/>
                <w:sz w:val="21"/>
                <w:szCs w:val="21"/>
              </w:rPr>
              <w:t>【        】</w:t>
            </w:r>
          </w:p>
        </w:tc>
      </w:tr>
      <w:tr w14:paraId="73F0D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shd w:val="clear" w:color="auto" w:fill="F2F2F2"/>
          </w:tcPr>
          <w:p w14:paraId="1D09C817">
            <w:pPr>
              <w:spacing w:after="0" w:line="240" w:lineRule="auto"/>
              <w:rPr>
                <w:b/>
                <w:bCs w:val="0"/>
                <w:szCs w:val="21"/>
              </w:rPr>
            </w:pPr>
            <w:r>
              <w:rPr>
                <w:rFonts w:ascii="Times New Roman" w:hAnsi="Times New Roman" w:eastAsia="宋体" w:cs="宋体"/>
                <w:b/>
                <w:bCs w:val="0"/>
                <w:sz w:val="21"/>
                <w:szCs w:val="21"/>
              </w:rPr>
              <w:t>Bank Account No.</w:t>
            </w:r>
          </w:p>
        </w:tc>
        <w:tc>
          <w:tcPr>
            <w:tcW w:w="2353" w:type="dxa"/>
          </w:tcPr>
          <w:p w14:paraId="4412CEE7">
            <w:pPr>
              <w:spacing w:after="0" w:line="240" w:lineRule="auto"/>
              <w:rPr>
                <w:b/>
                <w:bCs w:val="0"/>
                <w:szCs w:val="21"/>
              </w:rPr>
            </w:pPr>
            <w:r>
              <w:rPr>
                <w:rFonts w:ascii="Times New Roman" w:hAnsi="Times New Roman" w:eastAsia="宋体" w:cs="宋体"/>
                <w:b/>
                <w:bCs w:val="0"/>
                <w:sz w:val="21"/>
                <w:szCs w:val="21"/>
              </w:rPr>
              <w:t>【　　　　】</w:t>
            </w:r>
          </w:p>
        </w:tc>
        <w:tc>
          <w:tcPr>
            <w:tcW w:w="2353" w:type="dxa"/>
            <w:shd w:val="clear" w:color="auto" w:fill="F2F2F2"/>
          </w:tcPr>
          <w:p w14:paraId="6F27E55D">
            <w:pPr>
              <w:spacing w:after="0" w:line="240" w:lineRule="auto"/>
              <w:rPr>
                <w:b/>
                <w:bCs w:val="0"/>
                <w:szCs w:val="21"/>
              </w:rPr>
            </w:pPr>
            <w:r>
              <w:rPr>
                <w:rFonts w:ascii="Times New Roman" w:hAnsi="Times New Roman" w:eastAsia="宋体" w:cs="宋体"/>
                <w:b/>
                <w:bCs w:val="0"/>
                <w:sz w:val="21"/>
                <w:szCs w:val="21"/>
              </w:rPr>
              <w:t>Bank Account No.</w:t>
            </w:r>
          </w:p>
        </w:tc>
        <w:tc>
          <w:tcPr>
            <w:tcW w:w="2353" w:type="dxa"/>
          </w:tcPr>
          <w:p w14:paraId="02A52628">
            <w:pPr>
              <w:spacing w:after="0" w:line="240" w:lineRule="auto"/>
              <w:rPr>
                <w:b/>
                <w:bCs w:val="0"/>
                <w:szCs w:val="21"/>
              </w:rPr>
            </w:pPr>
            <w:r>
              <w:rPr>
                <w:rFonts w:ascii="Times New Roman" w:hAnsi="Times New Roman" w:eastAsia="宋体" w:cs="宋体"/>
                <w:b/>
                <w:bCs w:val="0"/>
                <w:sz w:val="21"/>
                <w:szCs w:val="21"/>
              </w:rPr>
              <w:t>【        】</w:t>
            </w:r>
          </w:p>
        </w:tc>
      </w:tr>
      <w:tr w14:paraId="5D8B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shd w:val="clear" w:color="auto" w:fill="F2F2F2"/>
          </w:tcPr>
          <w:p w14:paraId="3989D3EB">
            <w:pPr>
              <w:spacing w:after="0" w:line="240" w:lineRule="auto"/>
              <w:rPr>
                <w:b/>
                <w:bCs w:val="0"/>
                <w:szCs w:val="21"/>
              </w:rPr>
            </w:pPr>
            <w:r>
              <w:rPr>
                <w:rFonts w:ascii="Times New Roman" w:hAnsi="Times New Roman" w:eastAsia="宋体" w:cs="宋体"/>
                <w:b/>
                <w:bCs w:val="0"/>
                <w:sz w:val="21"/>
                <w:szCs w:val="21"/>
              </w:rPr>
              <w:t>Contact Person</w:t>
            </w:r>
          </w:p>
        </w:tc>
        <w:tc>
          <w:tcPr>
            <w:tcW w:w="2353" w:type="dxa"/>
          </w:tcPr>
          <w:p w14:paraId="408BF404">
            <w:pPr>
              <w:spacing w:after="0" w:line="240" w:lineRule="auto"/>
              <w:rPr>
                <w:b/>
                <w:bCs w:val="0"/>
                <w:szCs w:val="21"/>
              </w:rPr>
            </w:pPr>
            <w:r>
              <w:rPr>
                <w:rFonts w:ascii="Times New Roman" w:hAnsi="Times New Roman" w:eastAsia="宋体" w:cs="宋体"/>
                <w:b/>
                <w:bCs w:val="0"/>
                <w:sz w:val="21"/>
                <w:szCs w:val="21"/>
              </w:rPr>
              <w:t>【　　　　】</w:t>
            </w:r>
          </w:p>
        </w:tc>
        <w:tc>
          <w:tcPr>
            <w:tcW w:w="2353" w:type="dxa"/>
            <w:shd w:val="clear" w:color="auto" w:fill="F2F2F2"/>
          </w:tcPr>
          <w:p w14:paraId="234FECC1">
            <w:pPr>
              <w:spacing w:after="0" w:line="240" w:lineRule="auto"/>
              <w:rPr>
                <w:b/>
                <w:bCs w:val="0"/>
                <w:szCs w:val="21"/>
              </w:rPr>
            </w:pPr>
            <w:r>
              <w:rPr>
                <w:rFonts w:ascii="Times New Roman" w:hAnsi="Times New Roman" w:eastAsia="宋体" w:cs="宋体"/>
                <w:b/>
                <w:bCs w:val="0"/>
                <w:sz w:val="21"/>
                <w:szCs w:val="21"/>
              </w:rPr>
              <w:t>Contact Person</w:t>
            </w:r>
          </w:p>
        </w:tc>
        <w:tc>
          <w:tcPr>
            <w:tcW w:w="2353" w:type="dxa"/>
          </w:tcPr>
          <w:p w14:paraId="2D954300">
            <w:pPr>
              <w:spacing w:after="0" w:line="240" w:lineRule="auto"/>
              <w:rPr>
                <w:b/>
                <w:bCs w:val="0"/>
                <w:szCs w:val="21"/>
              </w:rPr>
            </w:pPr>
            <w:r>
              <w:rPr>
                <w:rFonts w:ascii="Times New Roman" w:hAnsi="Times New Roman" w:eastAsia="宋体" w:cs="宋体"/>
                <w:b/>
                <w:bCs w:val="0"/>
                <w:sz w:val="21"/>
                <w:szCs w:val="21"/>
              </w:rPr>
              <w:t>【　　　　】</w:t>
            </w:r>
          </w:p>
        </w:tc>
      </w:tr>
      <w:tr w14:paraId="4308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shd w:val="clear" w:color="auto" w:fill="F2F2F2"/>
          </w:tcPr>
          <w:p w14:paraId="67AF3290">
            <w:pPr>
              <w:spacing w:after="0" w:line="240" w:lineRule="auto"/>
              <w:rPr>
                <w:b/>
                <w:bCs w:val="0"/>
                <w:szCs w:val="21"/>
              </w:rPr>
            </w:pPr>
            <w:r>
              <w:rPr>
                <w:rFonts w:ascii="Times New Roman" w:hAnsi="Times New Roman" w:eastAsia="宋体" w:cs="宋体"/>
                <w:b/>
                <w:bCs w:val="0"/>
                <w:sz w:val="21"/>
                <w:szCs w:val="21"/>
              </w:rPr>
              <w:t>Telephone</w:t>
            </w:r>
          </w:p>
        </w:tc>
        <w:tc>
          <w:tcPr>
            <w:tcW w:w="2353" w:type="dxa"/>
          </w:tcPr>
          <w:p w14:paraId="505A5DAA">
            <w:pPr>
              <w:spacing w:after="0" w:line="240" w:lineRule="auto"/>
              <w:rPr>
                <w:b/>
                <w:bCs w:val="0"/>
                <w:szCs w:val="21"/>
              </w:rPr>
            </w:pPr>
            <w:r>
              <w:rPr>
                <w:rFonts w:ascii="Times New Roman" w:hAnsi="Times New Roman" w:eastAsia="宋体" w:cs="宋体"/>
                <w:b/>
                <w:bCs w:val="0"/>
                <w:sz w:val="21"/>
                <w:szCs w:val="21"/>
              </w:rPr>
              <w:t>【　　　　】</w:t>
            </w:r>
          </w:p>
        </w:tc>
        <w:tc>
          <w:tcPr>
            <w:tcW w:w="2353" w:type="dxa"/>
            <w:shd w:val="clear" w:color="auto" w:fill="F2F2F2"/>
          </w:tcPr>
          <w:p w14:paraId="04400793">
            <w:pPr>
              <w:spacing w:after="0" w:line="240" w:lineRule="auto"/>
              <w:rPr>
                <w:b/>
                <w:bCs w:val="0"/>
                <w:szCs w:val="21"/>
              </w:rPr>
            </w:pPr>
            <w:r>
              <w:rPr>
                <w:rFonts w:ascii="Times New Roman" w:hAnsi="Times New Roman" w:eastAsia="宋体" w:cs="宋体"/>
                <w:b/>
                <w:bCs w:val="0"/>
                <w:sz w:val="21"/>
                <w:szCs w:val="21"/>
              </w:rPr>
              <w:t>Telephone</w:t>
            </w:r>
          </w:p>
        </w:tc>
        <w:tc>
          <w:tcPr>
            <w:tcW w:w="2353" w:type="dxa"/>
          </w:tcPr>
          <w:p w14:paraId="55952C19">
            <w:pPr>
              <w:spacing w:after="0" w:line="240" w:lineRule="auto"/>
              <w:rPr>
                <w:b/>
                <w:bCs w:val="0"/>
                <w:szCs w:val="21"/>
              </w:rPr>
            </w:pPr>
            <w:r>
              <w:rPr>
                <w:rFonts w:ascii="Times New Roman" w:hAnsi="Times New Roman" w:eastAsia="宋体" w:cs="宋体"/>
                <w:b/>
                <w:bCs w:val="0"/>
                <w:sz w:val="21"/>
                <w:szCs w:val="21"/>
              </w:rPr>
              <w:t>【　　　　】</w:t>
            </w:r>
          </w:p>
        </w:tc>
      </w:tr>
      <w:tr w14:paraId="674F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shd w:val="clear" w:color="auto" w:fill="F2F2F2"/>
          </w:tcPr>
          <w:p w14:paraId="75EEE6A2">
            <w:pPr>
              <w:spacing w:after="0" w:line="240" w:lineRule="auto"/>
              <w:rPr>
                <w:b/>
                <w:bCs w:val="0"/>
                <w:szCs w:val="21"/>
              </w:rPr>
            </w:pPr>
            <w:r>
              <w:rPr>
                <w:rFonts w:ascii="Times New Roman" w:hAnsi="Times New Roman" w:eastAsia="宋体" w:cs="宋体"/>
                <w:b/>
                <w:bCs w:val="0"/>
                <w:sz w:val="21"/>
                <w:szCs w:val="21"/>
              </w:rPr>
              <w:t>Email</w:t>
            </w:r>
          </w:p>
        </w:tc>
        <w:tc>
          <w:tcPr>
            <w:tcW w:w="2353" w:type="dxa"/>
          </w:tcPr>
          <w:p w14:paraId="528C8D7E">
            <w:pPr>
              <w:spacing w:after="0" w:line="240" w:lineRule="auto"/>
              <w:rPr>
                <w:b/>
                <w:bCs w:val="0"/>
                <w:szCs w:val="21"/>
              </w:rPr>
            </w:pPr>
            <w:r>
              <w:rPr>
                <w:rFonts w:ascii="Times New Roman" w:hAnsi="Times New Roman" w:eastAsia="宋体" w:cs="宋体"/>
                <w:b/>
                <w:bCs w:val="0"/>
                <w:sz w:val="21"/>
                <w:szCs w:val="21"/>
              </w:rPr>
              <w:t>【　　　　】</w:t>
            </w:r>
          </w:p>
        </w:tc>
        <w:tc>
          <w:tcPr>
            <w:tcW w:w="2353" w:type="dxa"/>
            <w:shd w:val="clear" w:color="auto" w:fill="F2F2F2"/>
          </w:tcPr>
          <w:p w14:paraId="635D2F74">
            <w:pPr>
              <w:spacing w:after="0" w:line="240" w:lineRule="auto"/>
              <w:rPr>
                <w:b/>
                <w:bCs w:val="0"/>
                <w:szCs w:val="21"/>
              </w:rPr>
            </w:pPr>
            <w:r>
              <w:rPr>
                <w:rFonts w:ascii="Times New Roman" w:hAnsi="Times New Roman" w:eastAsia="宋体" w:cs="宋体"/>
                <w:b/>
                <w:bCs w:val="0"/>
                <w:sz w:val="21"/>
                <w:szCs w:val="21"/>
              </w:rPr>
              <w:t>Email</w:t>
            </w:r>
          </w:p>
        </w:tc>
        <w:tc>
          <w:tcPr>
            <w:tcW w:w="2353" w:type="dxa"/>
          </w:tcPr>
          <w:p w14:paraId="0949BD51">
            <w:pPr>
              <w:spacing w:after="0" w:line="240" w:lineRule="auto"/>
              <w:rPr>
                <w:b/>
                <w:bCs w:val="0"/>
                <w:szCs w:val="21"/>
              </w:rPr>
            </w:pPr>
            <w:r>
              <w:rPr>
                <w:rFonts w:ascii="Times New Roman" w:hAnsi="Times New Roman" w:eastAsia="宋体" w:cs="宋体"/>
                <w:b/>
                <w:bCs w:val="0"/>
                <w:sz w:val="21"/>
                <w:szCs w:val="21"/>
              </w:rPr>
              <w:t>【　　　　】</w:t>
            </w:r>
          </w:p>
        </w:tc>
      </w:tr>
    </w:tbl>
    <w:p w14:paraId="0F94CDB9"/>
    <w:p w14:paraId="3EF5891B">
      <w:pPr>
        <w:spacing w:before="0" w:after="120" w:line="276" w:lineRule="auto"/>
        <w:ind w:firstLine="420" w:firstLineChars="200"/>
        <w:jc w:val="both"/>
      </w:pPr>
      <w:r>
        <w:rPr>
          <w:rFonts w:ascii="Times New Roman" w:hAnsi="Times New Roman" w:eastAsia="宋体" w:cs="宋体"/>
          <w:b w:val="0"/>
          <w:sz w:val="21"/>
        </w:rPr>
        <w:t>Whereas Party A intends to procure and use the artificial intelligence generation service platform, model invocation capabilities and related technical services provided by Party B, and Party B has the corresponding capabilities in platform operations, technical integration, commercial support or service aggregation, the Parties, in accordance with the Civil Code of the People's Republic of China and other applicable laws and regulations, enter into this Agreement on the basis of equality, free will and good faith.</w:t>
      </w:r>
    </w:p>
    <w:p w14:paraId="3A15AD75">
      <w:pPr>
        <w:spacing w:before="0" w:after="120" w:line="276" w:lineRule="auto"/>
        <w:ind w:firstLine="420" w:firstLineChars="200"/>
        <w:jc w:val="both"/>
      </w:pPr>
      <w:r>
        <w:rPr>
          <w:rFonts w:ascii="Times New Roman" w:hAnsi="Times New Roman" w:eastAsia="宋体" w:cs="宋体"/>
          <w:b w:val="0"/>
          <w:sz w:val="21"/>
        </w:rPr>
        <w:t>This Agreement is a platform-level framework agreement. Specific products, models, versions, service modes, billing units, prices, discounts, service terms, service entitlements and delivery requirements shall be subject to the purchase orders and related annexes subsequently signed or confirmed by the Parties. Cooperation under this Agreement adopts a prepaid model, without any committed minimum spend (take-or-pay), and without any separate paid testing arrangement.</w:t>
      </w:r>
    </w:p>
    <w:p w14:paraId="4D9D4297">
      <w:pPr>
        <w:spacing w:before="0" w:after="200" w:line="276" w:lineRule="auto"/>
        <w:jc w:val="left"/>
        <w:rPr>
          <w:rFonts w:hint="default" w:asciiTheme="minorEastAsia" w:hAnsiTheme="minorEastAsia" w:eastAsiaTheme="majorEastAsia" w:cstheme="minorEastAsia"/>
          <w:b/>
          <w:bCs w:val="0"/>
          <w:sz w:val="28"/>
          <w:szCs w:val="28"/>
        </w:rPr>
      </w:pPr>
      <w:r>
        <w:rPr>
          <w:rFonts w:hint="default" w:ascii="Times New Roman" w:hAnsi="Times New Roman" w:eastAsia="宋体" w:cs="宋体"/>
          <w:b/>
          <w:bCs/>
          <w:sz w:val="28"/>
          <w:szCs w:val="28"/>
          <w:lang w:val="en-US" w:eastAsia="zh-CN"/>
        </w:rPr>
        <w:t>1 Definitions</w:t>
      </w:r>
    </w:p>
    <w:p w14:paraId="52BE7888">
      <w:pPr>
        <w:spacing w:before="0" w:after="120" w:line="276" w:lineRule="auto"/>
        <w:jc w:val="both"/>
      </w:pPr>
      <w:r>
        <w:rPr>
          <w:rFonts w:ascii="Times New Roman" w:hAnsi="Times New Roman" w:eastAsia="宋体" w:cs="宋体"/>
          <w:b w:val="0"/>
          <w:sz w:val="21"/>
        </w:rPr>
        <w:t>1.1  "Platform Services" means the artificial intelligence generation or processing capabilities, account or invocation permission activation, API/SDK integration, quota configuration, metering and billing, basic technical support, and other services agreed in an order, provided by Party B to Party A through Party B's own platform, or through a third-party platform that is lawfully authorized or commercially deliverable.</w:t>
      </w:r>
    </w:p>
    <w:p w14:paraId="7732C6B3">
      <w:pPr>
        <w:spacing w:before="0" w:after="120" w:line="276" w:lineRule="auto"/>
        <w:jc w:val="both"/>
      </w:pPr>
      <w:r>
        <w:rPr>
          <w:rFonts w:ascii="Times New Roman" w:hAnsi="Times New Roman" w:eastAsia="宋体" w:cs="宋体"/>
          <w:b w:val="0"/>
          <w:sz w:val="21"/>
        </w:rPr>
        <w:t>1.2  "Products" means models, interfaces, tools, workflows, compute, storage, concurrency, technical support or other service units available for purchase under the Platform Services, including without limitation video, image, text, speech/audio, digital human, code and multimodal capabilities. Product names, versions and features may be updated with the platform product catalog.</w:t>
      </w:r>
    </w:p>
    <w:p w14:paraId="4954A3CD">
      <w:pPr>
        <w:spacing w:before="0" w:after="120" w:line="276" w:lineRule="auto"/>
        <w:jc w:val="both"/>
      </w:pPr>
      <w:r>
        <w:rPr>
          <w:rFonts w:ascii="Times New Roman" w:hAnsi="Times New Roman" w:eastAsia="宋体" w:cs="宋体"/>
          <w:b w:val="0"/>
          <w:sz w:val="21"/>
        </w:rPr>
        <w:t>1.3  "Purchase Order" means the Platform Product Purchase Order and Commercial Policy Confirmation Form (Annex I), quotation, Prepaid Top-up and Service Entitlement Activation Confirmation Form (Annex II), settlement statement or other traceable written document signed or confirmed by the Parties for a particular purchase.</w:t>
      </w:r>
    </w:p>
    <w:p w14:paraId="3DB00BC4">
      <w:pPr>
        <w:spacing w:before="0" w:after="120" w:line="276" w:lineRule="auto"/>
        <w:jc w:val="both"/>
      </w:pPr>
      <w:r>
        <w:rPr>
          <w:rFonts w:ascii="Times New Roman" w:hAnsi="Times New Roman" w:eastAsia="宋体" w:cs="宋体"/>
          <w:b w:val="0"/>
          <w:sz w:val="21"/>
        </w:rPr>
        <w:t>1.4  "Discount Pre-Approval" means the process whereby Party A, before placing an order, applies to Party B for the intended purchase scope, estimated purchase amount, requested discount, validity period and additional conditions, and obtains written confirmation from Party B's authorized approving authority.</w:t>
      </w:r>
    </w:p>
    <w:p w14:paraId="6EFC7508">
      <w:pPr>
        <w:spacing w:before="0" w:after="120" w:line="276" w:lineRule="auto"/>
        <w:jc w:val="both"/>
      </w:pPr>
      <w:r>
        <w:rPr>
          <w:rFonts w:ascii="Times New Roman" w:hAnsi="Times New Roman" w:eastAsia="宋体" w:cs="宋体"/>
          <w:b w:val="0"/>
          <w:sz w:val="21"/>
        </w:rPr>
        <w:t>1.5  "Service Account" means the account, entity or project space authorized for Party A to log into the platform, hold balances or service entitlements, create or manage API Keys, and view invocation and billing records.</w:t>
      </w:r>
    </w:p>
    <w:p w14:paraId="42ACF009">
      <w:pPr>
        <w:spacing w:before="0" w:after="120" w:line="276" w:lineRule="auto"/>
        <w:jc w:val="both"/>
      </w:pPr>
      <w:r>
        <w:rPr>
          <w:rFonts w:ascii="Times New Roman" w:hAnsi="Times New Roman" w:eastAsia="宋体" w:cs="宋体"/>
          <w:b w:val="0"/>
          <w:sz w:val="21"/>
        </w:rPr>
        <w:t>1.6  "Service Entitlements" means available balance, quota, Tokens, number of invocations, duration, concurrency, capacity or other consumable entitlements obtained by Party A under an order.</w:t>
      </w:r>
    </w:p>
    <w:p w14:paraId="31B936CA">
      <w:pPr>
        <w:spacing w:before="0" w:after="120" w:line="276" w:lineRule="auto"/>
        <w:jc w:val="both"/>
      </w:pPr>
      <w:r>
        <w:rPr>
          <w:rFonts w:ascii="Times New Roman" w:hAnsi="Times New Roman" w:eastAsia="宋体" w:cs="宋体"/>
          <w:b w:val="0"/>
          <w:sz w:val="21"/>
        </w:rPr>
        <w:t>1.7  "Usage Records" means request volume, Tokens, generation counts, duration, resolution, concurrency, storage, network and other billing data recorded by Party B's platform or upstream service providers.</w:t>
      </w:r>
    </w:p>
    <w:p w14:paraId="01CDA085">
      <w:pPr>
        <w:spacing w:before="0" w:after="120" w:line="276" w:lineRule="auto"/>
        <w:jc w:val="both"/>
      </w:pPr>
      <w:r>
        <w:rPr>
          <w:rFonts w:ascii="Times New Roman" w:hAnsi="Times New Roman" w:eastAsia="宋体" w:cs="宋体"/>
          <w:b w:val="0"/>
          <w:sz w:val="21"/>
        </w:rPr>
        <w:t>1.8  "Upstream Rules" means the then-effective service terms, platform rules, technical documentation, content safety, billing, data, intellectual property, real-name, concurrency and other norms of model rights holders, cloud service providers or other third-party service providers.</w:t>
      </w:r>
    </w:p>
    <w:p w14:paraId="76456BD1">
      <w:pPr>
        <w:spacing w:before="0" w:after="120" w:line="276" w:lineRule="auto"/>
        <w:jc w:val="both"/>
      </w:pPr>
      <w:r>
        <w:rPr>
          <w:rFonts w:ascii="Times New Roman" w:hAnsi="Times New Roman" w:eastAsia="宋体" w:cs="宋体"/>
          <w:b w:val="0"/>
          <w:sz w:val="21"/>
        </w:rPr>
        <w:t>1.9  "Written Confirmation" includes documents sealed or electronically signed by the Parties, and traceable data messages formed by authorized contacts of the Parties through corporate email, Party B's platform approval system or other agreed means.</w:t>
      </w:r>
    </w:p>
    <w:p w14:paraId="47BA49F4">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2  Scope of Cooperation and Platform-Level Procurement</w:t>
      </w:r>
    </w:p>
    <w:p w14:paraId="28C2E415">
      <w:pPr>
        <w:spacing w:before="0" w:after="120" w:line="276" w:lineRule="auto"/>
        <w:jc w:val="both"/>
      </w:pPr>
      <w:r>
        <w:rPr>
          <w:rFonts w:ascii="Times New Roman" w:hAnsi="Times New Roman" w:eastAsia="宋体" w:cs="宋体"/>
          <w:b w:val="0"/>
          <w:sz w:val="21"/>
        </w:rPr>
        <w:t>2.1  During the term of this Agreement, Party A may, according to actual business needs, purchase one or more Products from Party B's then commercially deliverab</w:t>
      </w:r>
      <w:bookmarkStart w:id="0" w:name="_GoBack"/>
      <w:bookmarkEnd w:id="0"/>
      <w:r>
        <w:rPr>
          <w:rFonts w:ascii="Times New Roman" w:hAnsi="Times New Roman" w:eastAsia="宋体" w:cs="宋体"/>
          <w:b w:val="0"/>
          <w:sz w:val="21"/>
        </w:rPr>
        <w:t>le product catalog. New products, models or versions may in principle be brought under this Agreement directly through an order, without re-signing the master agreement for each product expansion.</w:t>
      </w:r>
    </w:p>
    <w:p w14:paraId="22A669C5">
      <w:pPr>
        <w:spacing w:before="0" w:after="120" w:line="276" w:lineRule="auto"/>
        <w:jc w:val="both"/>
      </w:pPr>
      <w:r>
        <w:rPr>
          <w:rFonts w:ascii="Times New Roman" w:hAnsi="Times New Roman" w:eastAsia="宋体" w:cs="宋体"/>
          <w:b w:val="0"/>
          <w:sz w:val="21"/>
        </w:rPr>
        <w:t>2.2  The platform product catalog and display information are for describing the optional scope and do not constitute Party B's commitment that all products will remain permanently available, continuously supplied, at fixed prices or with fixed features. Party A obtains only the products and Service Entitlements expressly set out in an order and actually activated by Party B.</w:t>
      </w:r>
    </w:p>
    <w:p w14:paraId="7EFD9C44">
      <w:pPr>
        <w:spacing w:before="0" w:after="120" w:line="276" w:lineRule="auto"/>
        <w:jc w:val="both"/>
      </w:pPr>
      <w:r>
        <w:rPr>
          <w:rFonts w:ascii="Times New Roman" w:hAnsi="Times New Roman" w:eastAsia="宋体" w:cs="宋体"/>
          <w:b w:val="0"/>
          <w:sz w:val="21"/>
        </w:rPr>
        <w:t>2.3  Service modes may include Party B's platform console, Party B's unified API, SDK, Party A's direct connection to upstream accounts, project spaces or other modes confirmed by the Parties. Account ownership, invocation path, concurrency, region, data processing location and permission scope shall be subject to the order.</w:t>
      </w:r>
    </w:p>
    <w:p w14:paraId="0D9ADAD3">
      <w:pPr>
        <w:spacing w:before="0" w:after="120" w:line="276" w:lineRule="auto"/>
        <w:jc w:val="both"/>
      </w:pPr>
      <w:r>
        <w:rPr>
          <w:rFonts w:ascii="Times New Roman" w:hAnsi="Times New Roman" w:eastAsia="宋体" w:cs="宋体"/>
          <w:b w:val="0"/>
          <w:sz w:val="21"/>
        </w:rPr>
        <w:t>2.4 Unless expressly otherwise agreed in an order, this Agreement does not include custom development, private deployment, model training or fine-tuning, asset production, managed prompt operations, dedicated compute, dedicated concurrency, outsourced content moderation, offline operations, dedicated support or other non-standard services.</w:t>
      </w:r>
    </w:p>
    <w:p w14:paraId="03C8AF79">
      <w:pPr>
        <w:spacing w:before="0" w:after="120" w:line="276" w:lineRule="auto"/>
        <w:jc w:val="both"/>
      </w:pPr>
      <w:r>
        <w:rPr>
          <w:rFonts w:ascii="Times New Roman" w:hAnsi="Times New Roman" w:eastAsia="宋体" w:cs="宋体"/>
          <w:b w:val="0"/>
          <w:sz w:val="21"/>
        </w:rPr>
        <w:t>2.5  Under this Agreement, Party B acts solely as an independent provider of resource access, configuration and technical coordination services for artificial intelligence models, compute, cloud services, interfaces and related service entitlements, and is not the owner, operator, agent, joint service provider or performance guarantor of any upstream model or third-party platform. Continuity of authorization, functions, performance, availability, moderation, billing, data processing and operational arrangements of upstream services are independently controlled by, and are the responsibility of, the relevant upstream service providers; except where directly caused by Party B's willful misconduct or gross negligence, or where liability may not be excluded under mandatory provisions of laws and regulations, Party B shall not be liable for the acts, omissions or performance results of upstream service providers.</w:t>
      </w:r>
    </w:p>
    <w:p w14:paraId="218A48C7">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3  Order Mechanism and Document Priority</w:t>
      </w:r>
    </w:p>
    <w:p w14:paraId="3BFE46F5">
      <w:pPr>
        <w:spacing w:before="0" w:after="120" w:line="276" w:lineRule="auto"/>
        <w:jc w:val="both"/>
      </w:pPr>
      <w:r>
        <w:rPr>
          <w:rFonts w:ascii="Times New Roman" w:hAnsi="Times New Roman" w:eastAsia="宋体" w:cs="宋体"/>
          <w:b w:val="0"/>
          <w:sz w:val="21"/>
        </w:rPr>
        <w:t>3.1 Each purchase shall in principle be documented by signing Annex I, which shall at least specify: product category and name, model/version/specification, service mode, billing unit and list price, approval number and approved discount/net price, purchase amount or quantity, calculation of Service Entitlements, validity period, Service Account, taxes and invoices, and delivery, acceptance and support requirements.</w:t>
      </w:r>
    </w:p>
    <w:p w14:paraId="004EF63C">
      <w:pPr>
        <w:spacing w:before="0" w:after="120" w:line="276" w:lineRule="auto"/>
        <w:jc w:val="both"/>
      </w:pPr>
      <w:r>
        <w:rPr>
          <w:rFonts w:ascii="Times New Roman" w:hAnsi="Times New Roman" w:eastAsia="宋体" w:cs="宋体"/>
          <w:b w:val="0"/>
          <w:sz w:val="21"/>
        </w:rPr>
        <w:t>3.2  If mandatory order elements are missing, inconsistent or unenforceable, Party B is entitled to require supplemental confirmation and to withhold activation. Party B has no obligation to activate or deliver before full payment is received.</w:t>
      </w:r>
    </w:p>
    <w:p w14:paraId="04F97083">
      <w:pPr>
        <w:spacing w:before="0" w:after="120" w:line="276" w:lineRule="auto"/>
        <w:jc w:val="both"/>
      </w:pPr>
      <w:r>
        <w:rPr>
          <w:rFonts w:ascii="Times New Roman" w:hAnsi="Times New Roman" w:eastAsia="宋体" w:cs="宋体"/>
          <w:b w:val="0"/>
          <w:sz w:val="21"/>
        </w:rPr>
        <w:t>3.3 Unless otherwise agreed in writing by the Parties, the order of document priority is: supplemental agreements; the latest Annex I signed by the Parties for the relevant purchase; Annex II; the body of this Agreement; Party B's platform rules. If the application content in Annex I is inconsistent with Party B's approval content, the approval result filled in by Party B's authorized approving authority shall prevail; mandatory Upstream Rules or mandatory requirements of laws and regulations shall prevail. Where a later-signed document expressly amends a prior document, the later document shall prevail.</w:t>
      </w:r>
    </w:p>
    <w:p w14:paraId="6A0ED784">
      <w:pPr>
        <w:spacing w:before="0" w:after="120" w:line="276" w:lineRule="auto"/>
        <w:jc w:val="both"/>
      </w:pPr>
      <w:r>
        <w:rPr>
          <w:rFonts w:ascii="Times New Roman" w:hAnsi="Times New Roman" w:eastAsia="宋体" w:cs="宋体"/>
          <w:b w:val="0"/>
          <w:sz w:val="21"/>
        </w:rPr>
        <w:t>3.4  Orders may be concluded by company seal, legally valid electronic signature, or confirmation by an authorized contact via corporate email. An order is valid only for the purchase scope, amount and term stated therein, and may be signed multiple times under this Agreement.</w:t>
      </w:r>
    </w:p>
    <w:p w14:paraId="124407A6">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4  Discount Application and Pre-Approval</w:t>
      </w:r>
    </w:p>
    <w:p w14:paraId="146B71BD">
      <w:pPr>
        <w:spacing w:before="0" w:after="120" w:line="276" w:lineRule="auto"/>
        <w:jc w:val="both"/>
      </w:pPr>
      <w:r>
        <w:rPr>
          <w:rFonts w:ascii="Times New Roman" w:hAnsi="Times New Roman" w:eastAsia="宋体" w:cs="宋体"/>
          <w:b w:val="0"/>
          <w:sz w:val="21"/>
        </w:rPr>
        <w:t>4.1 If Party A intends to apply for a discount, tiered pricing, volume-based balance rebate, annual price lock or other commercial policy, it shall, before placing an order, complete the Platform Product Purchase Order and Commercial Policy Confirmation Form (Annex I), stating the applicable products, estimated purchase amount, requested policy, applicable period, Service Account and calculation basis, for Party B's approval.</w:t>
      </w:r>
    </w:p>
    <w:p w14:paraId="1E6233D6">
      <w:pPr>
        <w:spacing w:before="0" w:after="120" w:line="276" w:lineRule="auto"/>
        <w:jc w:val="both"/>
      </w:pPr>
      <w:r>
        <w:rPr>
          <w:rFonts w:ascii="Times New Roman" w:hAnsi="Times New Roman" w:eastAsia="宋体" w:cs="宋体"/>
          <w:b w:val="0"/>
          <w:sz w:val="21"/>
        </w:rPr>
        <w:t>4.2 Any discount or commercial policy takes effect only after Party B's authorized approving authority has approved it in writing in Annex I and an approval number has been generated. Oral promises, chat records, demo materials, platform displays or unsealed quotations by sales, technical or other unauthorized personnel do not constitute valid approval.</w:t>
      </w:r>
    </w:p>
    <w:p w14:paraId="52587F40">
      <w:pPr>
        <w:spacing w:before="0" w:after="120" w:line="276" w:lineRule="auto"/>
        <w:jc w:val="both"/>
      </w:pPr>
      <w:r>
        <w:rPr>
          <w:rFonts w:ascii="Times New Roman" w:hAnsi="Times New Roman" w:eastAsia="宋体" w:cs="宋体"/>
          <w:b w:val="0"/>
          <w:sz w:val="21"/>
        </w:rPr>
        <w:t>4.3 An approval applies only to the customer entity, affiliated entities (if any), product scope, Service Account, purchase amount, order type and validity period listed in Annex I, and may not be transferred, split for use, or stacked with other promotions, unless Annex I expressly permits otherwise.</w:t>
      </w:r>
    </w:p>
    <w:p w14:paraId="6AB1D297">
      <w:pPr>
        <w:spacing w:before="0" w:after="120" w:line="276" w:lineRule="auto"/>
        <w:jc w:val="both"/>
      </w:pPr>
      <w:r>
        <w:rPr>
          <w:rFonts w:ascii="Times New Roman" w:hAnsi="Times New Roman" w:eastAsia="宋体" w:cs="宋体"/>
          <w:b w:val="0"/>
          <w:sz w:val="21"/>
        </w:rPr>
        <w:t>4.4 Annex I shall set out a valid approval number. If the discount stated in the purchase details exceeds the approved scope, the approval has expired, or approval conditions are not met, Party B is entitled to re-calculate at list price, refuse activation, or require the Parties to re-confirm Annex I.</w:t>
      </w:r>
    </w:p>
    <w:p w14:paraId="5CE472E1">
      <w:pPr>
        <w:spacing w:before="0" w:after="120" w:line="276" w:lineRule="auto"/>
        <w:jc w:val="both"/>
      </w:pPr>
      <w:r>
        <w:rPr>
          <w:rFonts w:ascii="Times New Roman" w:hAnsi="Times New Roman" w:eastAsia="宋体" w:cs="宋体"/>
          <w:b w:val="0"/>
          <w:sz w:val="21"/>
        </w:rPr>
        <w:t>4.5 If approval adopts cumulative purchase tiers, the cumulative basis shall be the actual funds received or the confirmed tax-inclusive consumption amount of the same customer entity within the same applicable scope during the approval period. After a higher tier is reached, the new tier applies to subsequent purchases or invocations from the date the threshold is met; historically settled usage will not be adjusted retrospectively, unless Annex I expressly provides for retrospective true-up or balance rebate.</w:t>
      </w:r>
    </w:p>
    <w:p w14:paraId="4F6016E6">
      <w:pPr>
        <w:spacing w:before="0" w:after="120" w:line="276" w:lineRule="auto"/>
        <w:jc w:val="both"/>
      </w:pPr>
      <w:r>
        <w:rPr>
          <w:rFonts w:ascii="Times New Roman" w:hAnsi="Times New Roman" w:eastAsia="宋体" w:cs="宋体"/>
          <w:b w:val="0"/>
          <w:sz w:val="21"/>
        </w:rPr>
        <w:t>4.6 Volume-based balance rebates, true-ups or gifted entitlements must expressly set out in Annex I the calculation basis, trigger conditions, crediting time, scope of use and validity period. Such entitlements do not constitute a right to cash refund, withdrawal, monetization, transfer, or set-off against taxes.</w:t>
      </w:r>
    </w:p>
    <w:p w14:paraId="0A315873">
      <w:pPr>
        <w:spacing w:before="0" w:after="120" w:line="276" w:lineRule="auto"/>
        <w:jc w:val="both"/>
      </w:pPr>
      <w:r>
        <w:rPr>
          <w:rFonts w:ascii="Times New Roman" w:hAnsi="Times New Roman" w:eastAsia="宋体" w:cs="宋体"/>
          <w:b w:val="0"/>
          <w:sz w:val="21"/>
        </w:rPr>
        <w:t>4.7  If upstream prices, billing basis, taxes, regulatory policies, exchange rates or Party B's costs undergo material change, Party B may re-quote or require re-approval for orders not yet signed or not yet paid. For orders already confirmed by both Parties and paid in full, if upstream mandatory changes make the original plan unable to continue, Party B is entitled, based on resource availability, to extend the validity period, provide reasonably equivalent substitute products, convert entitlements, or transfer unused balances to other available products; such circumstances do not constitute a breach by Party B, and Party A may not demand cash refund, damages or compensation on that basis, except where exclusion is prohibited by mandatory provisions of laws and regulations.</w:t>
      </w:r>
    </w:p>
    <w:p w14:paraId="08991FAB">
      <w:pPr>
        <w:spacing w:before="0" w:after="120" w:line="276" w:lineRule="auto"/>
        <w:jc w:val="both"/>
      </w:pPr>
      <w:r>
        <w:rPr>
          <w:rFonts w:ascii="Times New Roman" w:hAnsi="Times New Roman" w:eastAsia="宋体" w:cs="宋体"/>
          <w:b w:val="0"/>
          <w:sz w:val="21"/>
        </w:rPr>
        <w:t>4.8  Discounts, approval conditions, floor prices and related commercial policies are Party B's confidential information. Party A shall not disclose them to unrelated third parties.</w:t>
      </w:r>
    </w:p>
    <w:p w14:paraId="47B17745">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5  Pricing and Prepaid Payment</w:t>
      </w:r>
    </w:p>
    <w:p w14:paraId="51E0112E">
      <w:pPr>
        <w:spacing w:before="0" w:after="120" w:line="276" w:lineRule="auto"/>
        <w:jc w:val="both"/>
      </w:pPr>
      <w:r>
        <w:rPr>
          <w:rFonts w:ascii="Times New Roman" w:hAnsi="Times New Roman" w:eastAsia="宋体" w:cs="宋体"/>
          <w:b w:val="0"/>
          <w:sz w:val="21"/>
        </w:rPr>
        <w:t>5.1  All orders under this Agreement adopt a prepaid model. Party A shall pay in full in a lump sum before Party B activates products or configures Service Entitlements; after Party B confirms receipt of funds, activation or configuration shall in principle be completed within three (3) business days. Party A's actual consumption is limited to its prepaid Service Entitlements and is deducted according to the billing agreed in the order.</w:t>
      </w:r>
    </w:p>
    <w:p w14:paraId="364A2EB7">
      <w:pPr>
        <w:spacing w:before="0" w:after="120" w:line="276" w:lineRule="auto"/>
        <w:jc w:val="both"/>
      </w:pPr>
      <w:r>
        <w:rPr>
          <w:rFonts w:ascii="Times New Roman" w:hAnsi="Times New Roman" w:eastAsia="宋体" w:cs="宋体"/>
          <w:b w:val="0"/>
          <w:sz w:val="21"/>
        </w:rPr>
        <w:t>5.2  Billing is based on the billing unit and price agreed in the order and on Usage Records of Party B or upstream systems. Formulas for Service Entitlements, discounted balances or callable volume shall be clearly stated in the order.</w:t>
      </w:r>
    </w:p>
    <w:p w14:paraId="4069B1D8">
      <w:pPr>
        <w:spacing w:before="0" w:after="120" w:line="276" w:lineRule="auto"/>
        <w:jc w:val="both"/>
      </w:pPr>
      <w:r>
        <w:rPr>
          <w:rFonts w:ascii="Times New Roman" w:hAnsi="Times New Roman" w:eastAsia="宋体" w:cs="宋体"/>
          <w:b w:val="0"/>
          <w:sz w:val="21"/>
        </w:rPr>
        <w:t>5.3 Unless otherwise agreed in an order, after receiving Party A's full prepaid payment and confirming receipt, Party B shall issue a legally valid invoice (VAT special/ordinary invoice or other agreed invoice type) / INVOICE as agreed in the order. Party A shall submit a complete invoicing application and materials before the 20th day of each month; late submissions will roll over to the next invoicing cycle.</w:t>
      </w:r>
    </w:p>
    <w:p w14:paraId="6667FB24">
      <w:pPr>
        <w:spacing w:before="0" w:after="120" w:line="276" w:lineRule="auto"/>
        <w:jc w:val="both"/>
      </w:pPr>
      <w:r>
        <w:rPr>
          <w:rFonts w:ascii="Times New Roman" w:hAnsi="Times New Roman" w:eastAsia="宋体" w:cs="宋体"/>
          <w:b w:val="0"/>
          <w:sz w:val="21"/>
        </w:rPr>
        <w:t>5.4  Party A shall pay to the corporate bank account confirmed by Party B in writing. Losses or delays caused by payment to other accounts shall be borne by Party A. Party A may not unilaterally set off, deduct or delay payment of prepaid amounts due.</w:t>
      </w:r>
    </w:p>
    <w:p w14:paraId="1FD4F161">
      <w:pPr>
        <w:spacing w:before="0" w:after="120" w:line="276" w:lineRule="auto"/>
        <w:jc w:val="both"/>
      </w:pPr>
      <w:r>
        <w:rPr>
          <w:rFonts w:ascii="Times New Roman" w:hAnsi="Times New Roman" w:eastAsia="宋体" w:cs="宋体"/>
          <w:b w:val="0"/>
          <w:sz w:val="21"/>
        </w:rPr>
        <w:t>5.5  If Party A fails to pay the prepaid amount in full, Party B is entitled not to activate, configure or deliver the relevant products and Service Entitlements, and such non-performance does not constitute a breach by Party B.</w:t>
      </w:r>
    </w:p>
    <w:p w14:paraId="188BC04B">
      <w:pPr>
        <w:spacing w:before="0" w:after="120" w:line="276" w:lineRule="auto"/>
        <w:jc w:val="both"/>
      </w:pPr>
      <w:r>
        <w:rPr>
          <w:rFonts w:ascii="Times New Roman" w:hAnsi="Times New Roman" w:eastAsia="宋体" w:cs="宋体"/>
          <w:b w:val="0"/>
          <w:sz w:val="21"/>
        </w:rPr>
        <w:t>5.6  The 1st to 10th day of each month is Party B's reconciliation period, during which Party B may suspend signing this Agreement, orders, annexes or other procurement documents, and may temporarily decline Party A's payments. If Party A mispays or pays early during such period, Party B may return the funds via the original path; the times of actual receipt, contract signing and service activation shall all be based on Party B's Written Confirmation after the reconciliation period ends. If the Parties otherwise agree in writing, such agreement shall prevail.</w:t>
      </w:r>
    </w:p>
    <w:p w14:paraId="504A360E">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6  Activation, Delivery and Acceptance</w:t>
      </w:r>
    </w:p>
    <w:p w14:paraId="48E03C77">
      <w:pPr>
        <w:spacing w:before="0" w:after="120" w:line="276" w:lineRule="auto"/>
        <w:jc w:val="both"/>
      </w:pPr>
      <w:r>
        <w:rPr>
          <w:rFonts w:ascii="Times New Roman" w:hAnsi="Times New Roman" w:eastAsia="宋体" w:cs="宋体"/>
          <w:b w:val="0"/>
          <w:sz w:val="21"/>
        </w:rPr>
        <w:t>6.1  Party B completes delivery by sending account or API access information, configuring entitlements in the Service Account, providing integration documentation, or other means agreed in the order. Read-only usage verification credentials and callable API Keys shall be clearly distinguished.</w:t>
      </w:r>
    </w:p>
    <w:p w14:paraId="32EE0061">
      <w:pPr>
        <w:spacing w:before="0" w:after="120" w:line="276" w:lineRule="auto"/>
        <w:jc w:val="both"/>
      </w:pPr>
      <w:r>
        <w:rPr>
          <w:rFonts w:ascii="Times New Roman" w:hAnsi="Times New Roman" w:eastAsia="宋体" w:cs="宋体"/>
          <w:b w:val="0"/>
          <w:sz w:val="21"/>
        </w:rPr>
        <w:t>6.2  Party A shall properly safeguard accounts, keys, verification codes and permissions, and shall not publicly disclose, lease, lend, resell or disclose them to unauthorized third parties. Invocations and charges arising from Party A's inadequate management shall be borne by Party A, except where Party B is at fault.</w:t>
      </w:r>
    </w:p>
    <w:p w14:paraId="657D8889">
      <w:pPr>
        <w:spacing w:before="0" w:after="120" w:line="276" w:lineRule="auto"/>
        <w:jc w:val="both"/>
      </w:pPr>
      <w:r>
        <w:rPr>
          <w:rFonts w:ascii="Times New Roman" w:hAnsi="Times New Roman" w:eastAsia="宋体" w:cs="宋体"/>
          <w:b w:val="0"/>
          <w:sz w:val="21"/>
        </w:rPr>
        <w:t>6.3  Unless otherwise agreed in an order, within seven (7) calendar days after receiving the activation notice, Party A shall accept the services against the feature list and technical metrics stated in the order and provide written feedback. If Party A raises no specific written objection within the acceptance period, acceptance is deemed successful.</w:t>
      </w:r>
    </w:p>
    <w:p w14:paraId="056344BB">
      <w:pPr>
        <w:spacing w:before="0" w:after="120" w:line="276" w:lineRule="auto"/>
        <w:jc w:val="both"/>
      </w:pPr>
      <w:r>
        <w:rPr>
          <w:rFonts w:ascii="Times New Roman" w:hAnsi="Times New Roman" w:eastAsia="宋体" w:cs="宋体"/>
          <w:b w:val="0"/>
          <w:sz w:val="21"/>
        </w:rPr>
        <w:t>6.4  If there is a defect attributable to Party B that affects core use, Party B shall, within five (5) business days after receiving complete problem information, fix it or propose an alternative; after the fix, Party A shall re-accept within three (3) business days.</w:t>
      </w:r>
    </w:p>
    <w:p w14:paraId="2C222AE2">
      <w:pPr>
        <w:spacing w:before="0" w:after="120" w:line="276" w:lineRule="auto"/>
        <w:jc w:val="both"/>
      </w:pPr>
      <w:r>
        <w:rPr>
          <w:rFonts w:ascii="Times New Roman" w:hAnsi="Times New Roman" w:eastAsia="宋体" w:cs="宋体"/>
          <w:b w:val="0"/>
          <w:sz w:val="21"/>
        </w:rPr>
        <w:t>6.5  Acceptance criteria, milestones, change management and intellectual property for non-standard features, custom development or dedicated delivery shall be separately agreed in the order or a dedicated agreement.</w:t>
      </w:r>
    </w:p>
    <w:p w14:paraId="335B53AB">
      <w:pPr>
        <w:spacing w:before="0" w:after="120" w:line="276" w:lineRule="auto"/>
        <w:jc w:val="both"/>
      </w:pPr>
      <w:r>
        <w:rPr>
          <w:rFonts w:ascii="Times New Roman" w:hAnsi="Times New Roman" w:eastAsia="宋体" w:cs="宋体"/>
          <w:b w:val="0"/>
          <w:sz w:val="21"/>
        </w:rPr>
        <w:t>6.6  Party A is entitled to verify actual effective usage through sample testing, backend log retrieval, reconciliation review and similar means. If Party A raises a reasonable objection and provides necessary information such as request ID, time, account and calculation basis, Party B shall, within three (3) business days after receiving such objection and necessary information, cooperate in providing billing logs, invocation details or upstream metering records within its control for review. If the Parties confirm billing errors or abnormal deductions attributable to Party B, Party B shall correct or top up the corresponding Service Entitlements. System statistical variance, third-party compute or upstream metering deviations, and deviations not caused by Party B's willful misconduct or gross negligence, shall be handled by topping up entitlements or reversal/offsetting adjustments, and shall not be deemed a breach by Party B nor trigger cash refunds or punitive liquidated damages. If the Parties still dispute the review results, Usage Records consistent between Party B's platform and upstream systems shall prevail.</w:t>
      </w:r>
    </w:p>
    <w:p w14:paraId="779C2584">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7  Service Entitlements, Usage Records and Reconciliation</w:t>
      </w:r>
    </w:p>
    <w:p w14:paraId="7084050D">
      <w:pPr>
        <w:spacing w:before="0" w:after="120" w:line="276" w:lineRule="auto"/>
        <w:jc w:val="both"/>
      </w:pPr>
      <w:r>
        <w:rPr>
          <w:rFonts w:ascii="Times New Roman" w:hAnsi="Times New Roman" w:eastAsia="宋体" w:cs="宋体"/>
          <w:b w:val="0"/>
          <w:sz w:val="21"/>
        </w:rPr>
        <w:t>7.1  Service Entitlements may be used only by the entity, Service Account, products and purposes agreed in the order. If Party A needs to provide embedded invocation capabilities to affiliates, customers or end users, it shall expressly state "application integration / external service" permissions in the order and assume end-user management obligations.</w:t>
      </w:r>
    </w:p>
    <w:p w14:paraId="4CF168BD">
      <w:pPr>
        <w:spacing w:before="0" w:after="120" w:line="276" w:lineRule="auto"/>
        <w:jc w:val="both"/>
      </w:pPr>
      <w:r>
        <w:rPr>
          <w:rFonts w:ascii="Times New Roman" w:hAnsi="Times New Roman" w:eastAsia="宋体" w:cs="宋体"/>
          <w:b w:val="0"/>
          <w:sz w:val="21"/>
        </w:rPr>
        <w:t>7.2  Party A shall regularly check balances, quotas and Usage Records. If it disputes billing, it shall, within ten (10) business days after the relevant Usage Records are generated, provide necessary information such as request ID, time, account and calculation basis; the Parties shall jointly verify the logs.</w:t>
      </w:r>
    </w:p>
    <w:p w14:paraId="4BD753EB">
      <w:pPr>
        <w:spacing w:before="0" w:after="120" w:line="276" w:lineRule="auto"/>
        <w:jc w:val="both"/>
      </w:pPr>
      <w:r>
        <w:rPr>
          <w:rFonts w:ascii="Times New Roman" w:hAnsi="Times New Roman" w:eastAsia="宋体" w:cs="宋体"/>
          <w:b w:val="0"/>
          <w:sz w:val="21"/>
        </w:rPr>
        <w:t>7.3  Unless there is sufficient contrary evidence, Usage Records consistent between Party B's platform and upstream systems are the settlement basis. For erroneous deductions caused by duplicate system billing, obvious anomalies or Party B's fault, Party B shall correct or return the corresponding Service Entitlements.</w:t>
      </w:r>
    </w:p>
    <w:p w14:paraId="74880ACA">
      <w:pPr>
        <w:spacing w:before="0" w:after="120" w:line="276" w:lineRule="auto"/>
        <w:jc w:val="both"/>
      </w:pPr>
      <w:r>
        <w:rPr>
          <w:rFonts w:ascii="Times New Roman" w:hAnsi="Times New Roman" w:eastAsia="宋体" w:cs="宋体"/>
          <w:b w:val="0"/>
          <w:sz w:val="21"/>
        </w:rPr>
        <w:t>7.4  The validity period of Service Entitlements is as stated in the order; if not agreed, twelve (12) months from activation. Unused entitlements that expire automatically lapse and are not subject to cash refund. If Party A cannot use them for a reasonable period due to causes within Party B's own control, Party B may correspondingly extend the validity period, re-issue equivalent entitlements or provide substitute products; upstream service changes, interruptions or termination, Party A's non-compliant use, and force majeure are not causes within Party B's own control, and related handling is governed by Articles 8, 14 and 18 of this Agreement.</w:t>
      </w:r>
    </w:p>
    <w:p w14:paraId="6A2AFB25">
      <w:pPr>
        <w:spacing w:before="0" w:after="120" w:line="276" w:lineRule="auto"/>
        <w:jc w:val="both"/>
      </w:pPr>
      <w:r>
        <w:rPr>
          <w:rFonts w:ascii="Times New Roman" w:hAnsi="Times New Roman" w:eastAsia="宋体" w:cs="宋体"/>
          <w:b w:val="0"/>
          <w:sz w:val="21"/>
        </w:rPr>
        <w:t>7.5  Party A shall not bypass billing, concurrency, rate limits, real-name, content safety, territorial or other restrictions by technical means, nor use multiple accounts to evade approval conditions or cumulative bases.</w:t>
      </w:r>
    </w:p>
    <w:p w14:paraId="03C8D48B">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8  Platform Changes, Technical Support and Third-Party Services</w:t>
      </w:r>
    </w:p>
    <w:p w14:paraId="4F118ED0">
      <w:pPr>
        <w:spacing w:before="0" w:after="120" w:line="276" w:lineRule="auto"/>
        <w:jc w:val="both"/>
      </w:pPr>
      <w:r>
        <w:rPr>
          <w:rFonts w:ascii="Times New Roman" w:hAnsi="Times New Roman" w:eastAsia="宋体" w:cs="宋体"/>
          <w:b w:val="0"/>
          <w:sz w:val="21"/>
        </w:rPr>
        <w:t>8.1 Party B shall provide basic integration documentation, service notices and reasonable technical support as agreed in the order. Unless expressly agreed in an order, Party B has no obligation for dedicated response times, availability, service indemnities or exclusive support.</w:t>
      </w:r>
    </w:p>
    <w:p w14:paraId="70FB8CAA">
      <w:pPr>
        <w:spacing w:before="0" w:after="120" w:line="276" w:lineRule="auto"/>
        <w:jc w:val="both"/>
      </w:pPr>
      <w:r>
        <w:rPr>
          <w:rFonts w:ascii="Times New Roman" w:hAnsi="Times New Roman" w:eastAsia="宋体" w:cs="宋体"/>
          <w:b w:val="0"/>
          <w:sz w:val="21"/>
        </w:rPr>
        <w:t>8.2  Party B may perform necessary maintenance, upgrades and security changes, and shall, to the extent commercially reasonably practicable, give advance notice of planned changes that may materially affect Party A's use; emergency security or compliance measures may be implemented first.</w:t>
      </w:r>
    </w:p>
    <w:p w14:paraId="4EDC1FA5">
      <w:pPr>
        <w:spacing w:before="0" w:after="120" w:line="276" w:lineRule="auto"/>
        <w:jc w:val="both"/>
      </w:pPr>
      <w:r>
        <w:rPr>
          <w:rFonts w:ascii="Times New Roman" w:hAnsi="Times New Roman" w:eastAsia="宋体" w:cs="宋体"/>
          <w:b w:val="0"/>
          <w:sz w:val="21"/>
        </w:rPr>
        <w:t>8.3  Party A acknowledges and agrees that model versions, features, performance, prices, billing basis, interfaces, capacity, concurrency, moderation strategies, authorization scope, available regions and data processing rules may be unilaterally adjusted, restricted, suspended or terminated by upstream service providers. Party B cannot control or guarantee continuous supply of upstream resources; the foregoing upstream changes are not deemed a breach by Party B; Party B shall only, after becoming aware, notify Party A to the extent commercially reasonably practicable and assist in assessing compatibility, migration or substitution options.</w:t>
      </w:r>
    </w:p>
    <w:p w14:paraId="5C3FC357">
      <w:pPr>
        <w:spacing w:before="0" w:after="120" w:line="276" w:lineRule="auto"/>
        <w:jc w:val="both"/>
      </w:pPr>
      <w:r>
        <w:rPr>
          <w:rFonts w:ascii="Times New Roman" w:hAnsi="Times New Roman" w:eastAsia="宋体" w:cs="宋体"/>
          <w:b w:val="0"/>
          <w:sz w:val="21"/>
        </w:rPr>
        <w:t>8.4  If services become partially or wholly unavailable due to upstream service providers adjusting rules, restricting or withdrawing authorization, stopping models or interfaces, blocking or restricting accounts, insufficient capacity, failures, regulatory measures, or other causes not resulting from Party B's willful misconduct or gross negligence, Party B shall not be liable for breach, damages or refunds. Party B may, based on actual resource conditions, independently choose to extend validity, migrate to reasonably equivalent substitutes, convert Service Entitlements or transfer unused balances to preserve Party A's use rights, except where exclusion is prohibited by mandatory provisions of laws and regulations.</w:t>
      </w:r>
    </w:p>
    <w:p w14:paraId="31315561">
      <w:pPr>
        <w:spacing w:before="0" w:after="120" w:line="276" w:lineRule="auto"/>
        <w:jc w:val="both"/>
      </w:pPr>
      <w:r>
        <w:rPr>
          <w:rFonts w:ascii="Times New Roman" w:hAnsi="Times New Roman" w:eastAsia="宋体" w:cs="宋体"/>
          <w:b w:val="0"/>
          <w:sz w:val="21"/>
        </w:rPr>
        <w:t>8.5  If Party B stops providing a purchased Product, it shall, to the extent commercially reasonably practicable, notify Party A in advance, and may for the unperformed portion choose to continue until resources are exhausted, provide a reasonable substitute, convert entitlements, transfer balances or extend validity. Where caused by upstream service stoppage, regulatory requirements, force majeure or other circumstances not resulting from Party B's willful misconduct or gross negligence, the foregoing measures are Party A's sole remedy, and Party B has no cash refund obligation.</w:t>
      </w:r>
    </w:p>
    <w:p w14:paraId="6210DFBA">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9  Party A's Use Obligations and Content Compliance</w:t>
      </w:r>
    </w:p>
    <w:p w14:paraId="7184D76E">
      <w:pPr>
        <w:spacing w:before="0" w:after="120" w:line="276" w:lineRule="auto"/>
        <w:jc w:val="both"/>
      </w:pPr>
      <w:r>
        <w:rPr>
          <w:rFonts w:ascii="Times New Roman" w:hAnsi="Times New Roman" w:eastAsia="宋体" w:cs="宋体"/>
          <w:b w:val="0"/>
          <w:sz w:val="21"/>
        </w:rPr>
        <w:t>9.1  Party A shall comply with laws and regulations, this Agreement, orders, Party B's platform rules and applicable Upstream Rules, and ensure that its employees, affiliates, customers, entrusted parties and end users use the Platform Services compliantly within the authorized scope. Acts of the foregoing persons are deemed acts of Party A, and all resulting liabilities and consequences shall be borne by Party A.</w:t>
      </w:r>
    </w:p>
    <w:p w14:paraId="79A26BB9">
      <w:pPr>
        <w:spacing w:before="0" w:after="120" w:line="276" w:lineRule="auto"/>
        <w:jc w:val="both"/>
      </w:pPr>
      <w:r>
        <w:rPr>
          <w:rFonts w:ascii="Times New Roman" w:hAnsi="Times New Roman" w:eastAsia="宋体" w:cs="宋体"/>
          <w:b w:val="0"/>
          <w:sz w:val="21"/>
        </w:rPr>
        <w:t>9.2  Party A warrants that its prompts, text, images, audio/video, code, data and other input content are from lawful sources, that it has obtained the intellectual property licenses, personal information authorizations, consents or other lawful bases necessary for processing, upload, transmission, generation, editing, publication and commercial use, and that it is entitled to authorize Party B and upstream service providers to perform necessary processing to perform this Agreement.</w:t>
      </w:r>
    </w:p>
    <w:p w14:paraId="3D9C5513">
      <w:pPr>
        <w:spacing w:before="0" w:after="120" w:line="276" w:lineRule="auto"/>
        <w:jc w:val="both"/>
      </w:pPr>
      <w:r>
        <w:rPr>
          <w:rFonts w:ascii="Times New Roman" w:hAnsi="Times New Roman" w:eastAsia="宋体" w:cs="宋体"/>
          <w:b w:val="0"/>
          <w:sz w:val="21"/>
        </w:rPr>
        <w:t>9.3  Party A shall not use the Platform Services to generate, process or disseminate content that is illegal, infringes others' rights, endangers network security, evades regulation or violates public order and good morals, nor conduct attacks, scraping, reverse engineering, model extraction, malicious stress testing or interference with platform operations.</w:t>
      </w:r>
    </w:p>
    <w:p w14:paraId="5C790AD1">
      <w:pPr>
        <w:spacing w:before="0" w:after="120" w:line="276" w:lineRule="auto"/>
        <w:jc w:val="both"/>
      </w:pPr>
      <w:r>
        <w:rPr>
          <w:rFonts w:ascii="Times New Roman" w:hAnsi="Times New Roman" w:eastAsia="宋体" w:cs="宋体"/>
          <w:b w:val="0"/>
          <w:sz w:val="21"/>
        </w:rPr>
        <w:t>9.4  Party A shall itself review the accuracy, legality, suitability and safety of output content, and lawfully perform obligations regarding labeling of AI-generated/synthetic content, filings, content moderation, protection of minors and industry regulation.</w:t>
      </w:r>
    </w:p>
    <w:p w14:paraId="7C5C11FA">
      <w:pPr>
        <w:spacing w:before="0" w:after="120" w:line="276" w:lineRule="auto"/>
        <w:jc w:val="both"/>
      </w:pPr>
      <w:r>
        <w:rPr>
          <w:rFonts w:ascii="Times New Roman" w:hAnsi="Times New Roman" w:eastAsia="宋体" w:cs="宋体"/>
          <w:b w:val="0"/>
          <w:sz w:val="21"/>
        </w:rPr>
        <w:t>9.5  If Party A intends to use the Platform Services in high-risk or regulated scenarios such as healthcare, finance, law, recruitment, educational assessment or public safety, it shall itself conduct professional review and risk assessment, and shall not rely solely on model outputs to make decisions with material impact on natural persons' rights and interests.</w:t>
      </w:r>
    </w:p>
    <w:p w14:paraId="653CADA1">
      <w:pPr>
        <w:spacing w:before="0" w:after="120" w:line="276" w:lineRule="auto"/>
        <w:jc w:val="both"/>
      </w:pPr>
      <w:r>
        <w:rPr>
          <w:rFonts w:ascii="Times New Roman" w:hAnsi="Times New Roman" w:eastAsia="宋体" w:cs="宋体"/>
          <w:b w:val="0"/>
          <w:sz w:val="21"/>
        </w:rPr>
        <w:t>9.6  If Party A discovers key leakage, abnormal invocations, illegal content or security incidents, it shall immediately stop related use, take mitigation measures and notify Party B. If Party A's failure to timely handle or notify aggravates losses, it shall bear all liability for the aggravated portion.</w:t>
      </w:r>
    </w:p>
    <w:p w14:paraId="5750729D">
      <w:pPr>
        <w:spacing w:before="0" w:after="120" w:line="276" w:lineRule="auto"/>
        <w:jc w:val="both"/>
      </w:pPr>
      <w:r>
        <w:rPr>
          <w:rFonts w:ascii="Times New Roman" w:hAnsi="Times New Roman" w:eastAsia="宋体" w:cs="宋体"/>
          <w:b w:val="0"/>
          <w:sz w:val="21"/>
        </w:rPr>
        <w:t>9.7  If accounts or interfaces are blocked, restricted, suspended or terminated, Service Entitlements are frozen or invalidated, data or security incidents occur, or complaints, claims, administrative investigations, penalties or other losses arise because Party A or its employees, affiliates, customers, entrusted parties or end users engage in illegal inputs or use, unauthorized processing of personal information, account sharing or resale, abnormal invocations, evasion of moderation, content infringement, violation of Upstream Rules or other improper acts, Party A shall bear such consequences itself. Except where directly caused by Party B's willful misconduct or gross negligence, or where liability may not be excluded under mandatory provisions of laws and regulations, Party B assumes no liability; Party B is entitled to immediately take the measures listed in Article 14 of this Agreement, affected periods will not be extended, and unused entitlements are not subject to cash refund.</w:t>
      </w:r>
    </w:p>
    <w:p w14:paraId="003DF0E2">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10  Intellectual Property and Generated Content</w:t>
      </w:r>
    </w:p>
    <w:p w14:paraId="2551516B">
      <w:pPr>
        <w:spacing w:before="0" w:after="120" w:line="276" w:lineRule="auto"/>
        <w:jc w:val="both"/>
      </w:pPr>
      <w:r>
        <w:rPr>
          <w:rFonts w:ascii="Times New Roman" w:hAnsi="Times New Roman" w:eastAsia="宋体" w:cs="宋体"/>
          <w:b w:val="0"/>
          <w:sz w:val="21"/>
        </w:rPr>
        <w:t>10.1  Party B and relevant rights holders retain ownership and intellectual property rights in the platform, models, algorithms, code, interfaces, documentation, trademarks, reference asset libraries and improvements thereto. This Agreement does not constitute an assignment of the foregoing rights.</w:t>
      </w:r>
    </w:p>
    <w:p w14:paraId="4C40F750">
      <w:pPr>
        <w:spacing w:before="0" w:after="120" w:line="276" w:lineRule="auto"/>
        <w:jc w:val="both"/>
      </w:pPr>
      <w:r>
        <w:rPr>
          <w:rFonts w:ascii="Times New Roman" w:hAnsi="Times New Roman" w:eastAsia="宋体" w:cs="宋体"/>
          <w:b w:val="0"/>
          <w:sz w:val="21"/>
        </w:rPr>
        <w:t>10.2  Party A retains corresponding rights in input content that it lawfully owns or for which it has obtained sufficient authorization, and grants Party B and necessary upstream service providers a limited license necessary to perform this Agreement, provide services, conduct security review, troubleshooting and compliance. Party A bears full responsibility for the completeness of rights, authorization scope and purpose of use of input content; Party B has no obligation to actively review or verify Party A's ownership evidence.</w:t>
      </w:r>
    </w:p>
    <w:p w14:paraId="7344CB15">
      <w:pPr>
        <w:spacing w:before="0" w:after="120" w:line="276" w:lineRule="auto"/>
        <w:jc w:val="both"/>
      </w:pPr>
      <w:r>
        <w:rPr>
          <w:rFonts w:ascii="Times New Roman" w:hAnsi="Times New Roman" w:eastAsia="宋体" w:cs="宋体"/>
          <w:b w:val="0"/>
          <w:sz w:val="21"/>
        </w:rPr>
        <w:t>10.3  To the extent permitted by applicable law and Upstream Rules, Party B does not claim ownership of output content generated from Party A's inputs. Party A acknowledges that AI outputs may not constitute protected works, may lack uniqueness or exclusivity, and may be identical or similar to third-party content; before using, modifying, disseminating, publishing, registering or commercializing output content, Party A shall itself complete rights clearance, human review and obtain necessary authorizations, and shall bear related intellectual property and personality rights risks.</w:t>
      </w:r>
    </w:p>
    <w:p w14:paraId="42FFBCD9">
      <w:pPr>
        <w:spacing w:before="0" w:after="120" w:line="276" w:lineRule="auto"/>
        <w:jc w:val="both"/>
      </w:pPr>
      <w:r>
        <w:rPr>
          <w:rFonts w:ascii="Times New Roman" w:hAnsi="Times New Roman" w:eastAsia="宋体" w:cs="宋体"/>
          <w:b w:val="0"/>
          <w:sz w:val="21"/>
        </w:rPr>
        <w:t>10.4  Party B makes no express or implied warranty regarding ownership, registrability, uniqueness, non-infringement or fitness for commercial use of upstream models, training data, generation mechanisms or output content. Where output involves pre-existing assets, trademarks, characters, voices, likenesses, code or other subject matter of Party B, upstream service providers or third parties, such rights remain with the original rights holders, and Party A may use them only within the scope of authorization obtained. Except where Party B's own platform software itself directly infringes and Article 15.3 is met, or where directly caused by Party B's willful misconduct or gross negligence, Party B assumes no related intellectual property liability.</w:t>
      </w:r>
    </w:p>
    <w:p w14:paraId="791B0E21">
      <w:pPr>
        <w:spacing w:before="0" w:after="120" w:line="276" w:lineRule="auto"/>
        <w:jc w:val="both"/>
      </w:pPr>
      <w:r>
        <w:rPr>
          <w:rFonts w:ascii="Times New Roman" w:hAnsi="Times New Roman" w:eastAsia="宋体" w:cs="宋体"/>
          <w:b w:val="0"/>
          <w:sz w:val="21"/>
        </w:rPr>
        <w:t>10.5  Reference assets, sample prompts or templates provided by Party B are only for in-platform experience and creative reference. Unless expressly authorized in an order, Party A shall not separately copy, download, compile, sell them or use them to build a competing asset library.</w:t>
      </w:r>
    </w:p>
    <w:p w14:paraId="6B10DEEC">
      <w:pPr>
        <w:spacing w:before="0" w:after="120" w:line="276" w:lineRule="auto"/>
        <w:jc w:val="both"/>
      </w:pPr>
      <w:r>
        <w:rPr>
          <w:rFonts w:ascii="Times New Roman" w:hAnsi="Times New Roman" w:eastAsia="宋体" w:cs="宋体"/>
          <w:b w:val="0"/>
          <w:sz w:val="21"/>
        </w:rPr>
        <w:t>10.6  Product suggestions or general feedback provided by Party A to Party B that do not contain Party A's confidential information may be used by Party B free of charge to improve the platform, provided Party B shall not thereby disclose Party A's identity or business data.</w:t>
      </w:r>
    </w:p>
    <w:p w14:paraId="5E9EC653">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11  Data, Personal Information and Security</w:t>
      </w:r>
    </w:p>
    <w:p w14:paraId="0A7BB253">
      <w:pPr>
        <w:spacing w:before="0" w:after="120" w:line="276" w:lineRule="auto"/>
        <w:jc w:val="both"/>
      </w:pPr>
      <w:r>
        <w:rPr>
          <w:rFonts w:ascii="Times New Roman" w:hAnsi="Times New Roman" w:eastAsia="宋体" w:cs="宋体"/>
          <w:b w:val="0"/>
          <w:sz w:val="21"/>
        </w:rPr>
        <w:t>11.1  The Parties shall comply with applicable data security, cybersecurity and personal information protection laws. Party A is the source party and the party determining processing purposes for its input data and data processed through the platform, and shall independently ensure that data sources, processing purposes, processing methods and cross-entity provision all have a lawful basis, and complete statutory obligations such as notice, consent, separate consent, authorization, filing or assessment.</w:t>
      </w:r>
    </w:p>
    <w:p w14:paraId="367DF119">
      <w:pPr>
        <w:spacing w:before="0" w:after="120" w:line="276" w:lineRule="auto"/>
        <w:jc w:val="both"/>
      </w:pPr>
      <w:r>
        <w:rPr>
          <w:rFonts w:ascii="Times New Roman" w:hAnsi="Times New Roman" w:eastAsia="宋体" w:cs="宋体"/>
          <w:b w:val="0"/>
          <w:sz w:val="21"/>
        </w:rPr>
        <w:t>11.2  Without Party B's prior Written Confirmation and a separately signed dedicated data processing document, Party A shall not submit state secrets, important data, core data, sensitive personal information beyond what is necessary for the purpose, personal information of minors, or other specially regulated data, nor require unapproved cross-border transfers. All liabilities and losses arising from Party A's breach of this clause shall be borne by Party A.</w:t>
      </w:r>
    </w:p>
    <w:p w14:paraId="204FEBDC">
      <w:pPr>
        <w:spacing w:before="0" w:after="120" w:line="276" w:lineRule="auto"/>
        <w:jc w:val="both"/>
      </w:pPr>
      <w:r>
        <w:rPr>
          <w:rFonts w:ascii="Times New Roman" w:hAnsi="Times New Roman" w:eastAsia="宋体" w:cs="宋体"/>
          <w:b w:val="0"/>
          <w:sz w:val="21"/>
        </w:rPr>
        <w:t>11.3  Party B takes only reasonable access control, transmission protection, logging and incident response measures commensurate with service risks for platform segments under its own control. Party A acknowledges that data may be transmitted to necessary upstream service providers to perform an order; security capabilities, storage locations, retention periods and processing acts of upstream systems are independently controlled by upstream service providers; except where directly caused by Party B's willful misconduct or gross negligence, or where liability may not be excluded under mandatory provisions of laws and regulations, Party B is not liable for data processing results in upstream segments.</w:t>
      </w:r>
    </w:p>
    <w:p w14:paraId="26CD0495">
      <w:pPr>
        <w:spacing w:before="0" w:after="120" w:line="276" w:lineRule="auto"/>
        <w:jc w:val="both"/>
      </w:pPr>
      <w:r>
        <w:rPr>
          <w:rFonts w:ascii="Times New Roman" w:hAnsi="Times New Roman" w:eastAsia="宋体" w:cs="宋体"/>
          <w:b w:val="0"/>
          <w:sz w:val="21"/>
        </w:rPr>
        <w:t>11.4  Except with Party A's separate express written authorization, Party B shall not actively use Party A's confidential input content, output content or business data to train general models for other customers; however, whether upstream service providers retain or use related data is governed by order disclosures, Upstream Rules and the technical mechanisms of the Products selected by Party A. Party A shall itself review and confirm acceptance of Upstream Rules before purchasing and submitting data.</w:t>
      </w:r>
    </w:p>
    <w:p w14:paraId="2B48B476">
      <w:pPr>
        <w:spacing w:before="0" w:after="120" w:line="276" w:lineRule="auto"/>
        <w:jc w:val="both"/>
      </w:pPr>
      <w:r>
        <w:rPr>
          <w:rFonts w:ascii="Times New Roman" w:hAnsi="Times New Roman" w:eastAsia="宋体" w:cs="宋体"/>
          <w:b w:val="0"/>
          <w:sz w:val="21"/>
        </w:rPr>
        <w:t>11.5  Party B may retain necessary logs for billing, risk control, security, audit, dispute handling and legal compliance. After service termination, Party B shall, only within its control and according to applicable rules and statutory periods, delete, anonymize or cease processing Party A's data; data retained or deleted by upstream service providers is handled under Upstream Rules, and Party B does not guarantee that it can achieve immediate or complete deletion on Party A's behalf.</w:t>
      </w:r>
    </w:p>
    <w:p w14:paraId="02061D9D">
      <w:pPr>
        <w:spacing w:before="0" w:after="120" w:line="276" w:lineRule="auto"/>
        <w:jc w:val="both"/>
      </w:pPr>
      <w:r>
        <w:rPr>
          <w:rFonts w:ascii="Times New Roman" w:hAnsi="Times New Roman" w:eastAsia="宋体" w:cs="宋体"/>
          <w:b w:val="0"/>
          <w:sz w:val="21"/>
        </w:rPr>
        <w:t>11.6  Upon a data or security incident, each Party shall take reasonable measures within its control. Party B shall, only for incidents it confirms occurred on Party B's own platform and that may materially affect Party A's rights and interests, notify Party A and cooperate to the extent required by law or reasonably practicable; for incidents caused by Party A, Party A's authorized users, upstream service providers or other causes not resulting from Party B's willful misconduct or gross negligence, related liabilities, complaints, penalties and losses shall not be borne by Party B.</w:t>
      </w:r>
    </w:p>
    <w:p w14:paraId="0BC917DB">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12  Confidentiality</w:t>
      </w:r>
    </w:p>
    <w:p w14:paraId="6C307EDB">
      <w:pPr>
        <w:spacing w:before="0" w:after="120" w:line="276" w:lineRule="auto"/>
        <w:jc w:val="both"/>
      </w:pPr>
      <w:r>
        <w:rPr>
          <w:rFonts w:ascii="Times New Roman" w:hAnsi="Times New Roman" w:eastAsia="宋体" w:cs="宋体"/>
          <w:b w:val="0"/>
          <w:sz w:val="21"/>
        </w:rPr>
        <w:t>12.1  Non-public commercial, technical, product, customer, pricing, discount, approval, data and other information of a Party learned by the other Party under this Agreement constitutes confidential information. The receiving Party may use it only for performing this Agreement and shall take reasonable measures no less protective than those for its own similar information.</w:t>
      </w:r>
    </w:p>
    <w:p w14:paraId="353997DA">
      <w:pPr>
        <w:spacing w:before="0" w:after="120" w:line="276" w:lineRule="auto"/>
        <w:jc w:val="both"/>
      </w:pPr>
      <w:r>
        <w:rPr>
          <w:rFonts w:ascii="Times New Roman" w:hAnsi="Times New Roman" w:eastAsia="宋体" w:cs="宋体"/>
          <w:b w:val="0"/>
          <w:sz w:val="21"/>
        </w:rPr>
        <w:t>12.2  The receiving Party may disclose to employees, affiliates, professional advisors and service providers with a need to know who assume confidentiality obligations no less protective than this Agreement. Consequences of such persons' breach of confidentiality shall be borne by the receiving Party.</w:t>
      </w:r>
    </w:p>
    <w:p w14:paraId="6DDA1CB4">
      <w:pPr>
        <w:spacing w:before="0" w:after="120" w:line="276" w:lineRule="auto"/>
        <w:jc w:val="both"/>
      </w:pPr>
      <w:r>
        <w:rPr>
          <w:rFonts w:ascii="Times New Roman" w:hAnsi="Times New Roman" w:eastAsia="宋体" w:cs="宋体"/>
          <w:b w:val="0"/>
          <w:sz w:val="21"/>
        </w:rPr>
        <w:t>12.3  The following is not confidential information: information already public other than through the receiving Party's breach; information lawfully obtained by the receiving Party from a third party entitled to disclose; information independently developed by the receiving Party without use of confidential information; information the disclosing Party agrees in writing to make public.</w:t>
      </w:r>
    </w:p>
    <w:p w14:paraId="55F38E7D">
      <w:pPr>
        <w:spacing w:before="0" w:after="120" w:line="276" w:lineRule="auto"/>
        <w:jc w:val="both"/>
      </w:pPr>
      <w:r>
        <w:rPr>
          <w:rFonts w:ascii="Times New Roman" w:hAnsi="Times New Roman" w:eastAsia="宋体" w:cs="宋体"/>
          <w:b w:val="0"/>
          <w:sz w:val="21"/>
        </w:rPr>
        <w:t>12.4  If disclosure is required by law, regulators or judicial authorities, the receiving Party shall, to the extent legally permitted, notify the disclosing Party in advance and disclose only as necessary.</w:t>
      </w:r>
    </w:p>
    <w:p w14:paraId="0DAB5AE9">
      <w:pPr>
        <w:spacing w:before="0" w:after="120" w:line="276" w:lineRule="auto"/>
        <w:jc w:val="both"/>
      </w:pPr>
      <w:r>
        <w:rPr>
          <w:rFonts w:ascii="Times New Roman" w:hAnsi="Times New Roman" w:eastAsia="宋体" w:cs="宋体"/>
          <w:b w:val="0"/>
          <w:sz w:val="21"/>
        </w:rPr>
        <w:t>12.5  Confidentiality obligations take effect from disclosure and continue for three (3) years after termination of this Agreement; where trade secrets must remain confidential by law, such law shall prevail.</w:t>
      </w:r>
    </w:p>
    <w:p w14:paraId="06E62070">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13  Representations, Warranties and Disclaimers</w:t>
      </w:r>
    </w:p>
    <w:p w14:paraId="3D899AAF">
      <w:pPr>
        <w:spacing w:before="0" w:after="120" w:line="276" w:lineRule="auto"/>
        <w:jc w:val="both"/>
      </w:pPr>
      <w:r>
        <w:rPr>
          <w:rFonts w:ascii="Times New Roman" w:hAnsi="Times New Roman" w:eastAsia="宋体" w:cs="宋体"/>
          <w:b w:val="0"/>
          <w:sz w:val="21"/>
        </w:rPr>
        <w:t>13.1  Each Party warrants that it is duly established and validly existing, and has the legal capacity, authorization and qualifications required to enter into and perform this Agreement.</w:t>
      </w:r>
    </w:p>
    <w:p w14:paraId="01A3611D">
      <w:pPr>
        <w:spacing w:before="0" w:after="120" w:line="276" w:lineRule="auto"/>
        <w:jc w:val="both"/>
      </w:pPr>
      <w:r>
        <w:rPr>
          <w:rFonts w:ascii="Times New Roman" w:hAnsi="Times New Roman" w:eastAsia="宋体" w:cs="宋体"/>
          <w:b w:val="0"/>
          <w:sz w:val="21"/>
        </w:rPr>
        <w:t>13.2  Party B warrants only that it will complete, within the scope under its own control and as agreed in the order, resource access, Service Entitlement configuration and reasonable technical coordination. Except for Party B's separate express written commitments, Party B makes no warranty regarding upstream service providers' qualifications, continuity of authorization, service quality, feature performance, capacity, moderation results, data processing or continuous operations.</w:t>
      </w:r>
    </w:p>
    <w:p w14:paraId="59B00A3D">
      <w:pPr>
        <w:spacing w:before="0" w:after="120" w:line="276" w:lineRule="auto"/>
        <w:jc w:val="both"/>
      </w:pPr>
      <w:r>
        <w:rPr>
          <w:rFonts w:ascii="Times New Roman" w:hAnsi="Times New Roman" w:eastAsia="宋体" w:cs="宋体"/>
          <w:b w:val="0"/>
          <w:sz w:val="21"/>
        </w:rPr>
        <w:t>13.3  Artificial intelligence outputs are probabilistic and uncertain. Except for express commitments in an order, Party B does not warrant that output content is fully accurate, unique, continuously reproducible, fit for a particular purpose, will necessarily pass third-party review, or will not infringe any third-party rights.</w:t>
      </w:r>
    </w:p>
    <w:p w14:paraId="2C355566">
      <w:pPr>
        <w:spacing w:before="0" w:after="120" w:line="276" w:lineRule="auto"/>
        <w:jc w:val="both"/>
      </w:pPr>
      <w:r>
        <w:rPr>
          <w:rFonts w:ascii="Times New Roman" w:hAnsi="Times New Roman" w:eastAsia="宋体" w:cs="宋体"/>
          <w:b w:val="0"/>
          <w:sz w:val="21"/>
        </w:rPr>
        <w:t>13.4  Party A shall human-review output content and shall not treat model outputs as legal, medical, financial or other professional advice provided by Party B. All consequences of Party A's failure to conduct reasonable review, out-of-scope or non-compliant use, provision of outputs to third parties, or decisions based on outputs shall be borne by Party A.</w:t>
      </w:r>
    </w:p>
    <w:p w14:paraId="4E46C4E7">
      <w:pPr>
        <w:spacing w:before="0" w:after="120" w:line="276" w:lineRule="auto"/>
        <w:jc w:val="both"/>
      </w:pPr>
      <w:r>
        <w:rPr>
          <w:rFonts w:ascii="Times New Roman" w:hAnsi="Times New Roman" w:eastAsia="宋体" w:cs="宋体"/>
          <w:b w:val="0"/>
          <w:sz w:val="21"/>
        </w:rPr>
        <w:t>13.5  Party B makes no warranty regarding Party A's commercial returns, campaign performance, content publication results, platform review outcomes, customer conversion, project profits or other business targets, nor that any account, interface, model or product will remain permanently available or free from upstream restriction, blocking, adjustment or stoppage.</w:t>
      </w:r>
    </w:p>
    <w:p w14:paraId="006C6FE7">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14  Service Suspension and Risk Handling</w:t>
      </w:r>
    </w:p>
    <w:p w14:paraId="4056055A">
      <w:pPr>
        <w:spacing w:before="0" w:after="120" w:line="276" w:lineRule="auto"/>
        <w:jc w:val="both"/>
      </w:pPr>
      <w:r>
        <w:rPr>
          <w:rFonts w:ascii="Times New Roman" w:hAnsi="Times New Roman" w:eastAsia="宋体" w:cs="宋体"/>
          <w:b w:val="0"/>
          <w:sz w:val="21"/>
        </w:rPr>
        <w:t>14.1  Upon any of the following, Party B is entitled to immediately restrict, intercept, suspend or terminate accounts, interfaces or invocations, rotate or invalidate keys, freeze or cancel unused entitlements, delete or isolate non-compliant content, require remediation and take other necessary measures: Party A's overdue payment; risks of illegality, infringement or data non-compliance; account sharing, resale, key leakage or abnormal invocations; violation of Upstream Rules; potential harm to the platform, other customers or third-party security; disposition required by regulators or upstream service providers.</w:t>
      </w:r>
    </w:p>
    <w:p w14:paraId="55748492">
      <w:pPr>
        <w:spacing w:before="0" w:after="120" w:line="276" w:lineRule="auto"/>
        <w:jc w:val="both"/>
      </w:pPr>
      <w:r>
        <w:rPr>
          <w:rFonts w:ascii="Times New Roman" w:hAnsi="Times New Roman" w:eastAsia="宋体" w:cs="宋体"/>
          <w:b w:val="0"/>
          <w:sz w:val="21"/>
        </w:rPr>
        <w:t>14.2  To protect security, compliance, upstream resources or third-party rights, Party B may take action first and notify afterwards, without Party A's prior consent. Whether and when Party B restores service depends on Party A's remediation, elimination of risks, lifting of restrictions by regulators or upstream service providers, and resource availability; Party B does not guarantee restoration.</w:t>
      </w:r>
    </w:p>
    <w:p w14:paraId="4F17CCA9">
      <w:pPr>
        <w:spacing w:before="0" w:after="120" w:line="276" w:lineRule="auto"/>
        <w:jc w:val="both"/>
      </w:pPr>
      <w:r>
        <w:rPr>
          <w:rFonts w:ascii="Times New Roman" w:hAnsi="Times New Roman" w:eastAsia="宋体" w:cs="宋体"/>
          <w:b w:val="0"/>
          <w:sz w:val="21"/>
        </w:rPr>
        <w:t>14.3  If risk measures are taken due to Party A or its authorized users, the handling period counts toward the Service Entitlement validity period; consumed, frozen, cancelled or expired Service Entitlements will not be restored, extended or cash-refunded, and Party A shall bear all resulting liabilities and losses. If suspension is caused by Party B's own error and not based on reasonable compliance judgment, Party B may remedy by restoring service, extending the affected period or re-issuing equivalent entitlements; except where directly caused by Party B's willful misconduct or gross negligence, or where liability may not be excluded under mandatory provisions of laws and regulations, Party A may not separately claim damages.</w:t>
      </w:r>
    </w:p>
    <w:p w14:paraId="0F4D7980">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15  Breach and Indemnification</w:t>
      </w:r>
    </w:p>
    <w:p w14:paraId="35983759">
      <w:pPr>
        <w:spacing w:before="0" w:after="120" w:line="276" w:lineRule="auto"/>
        <w:jc w:val="both"/>
      </w:pPr>
      <w:r>
        <w:rPr>
          <w:rFonts w:ascii="Times New Roman" w:hAnsi="Times New Roman" w:eastAsia="宋体" w:cs="宋体"/>
          <w:b w:val="0"/>
          <w:sz w:val="21"/>
        </w:rPr>
        <w:t>15.1  A Party that breaches this Agreement or an order shall, within ten (10) business days after receiving the other Party's written notice, cure and take reasonable remedial measures; if cure is impossible or not completed in time, the non-breaching Party is entitled to terminate the affected order and claim direct losses.</w:t>
      </w:r>
    </w:p>
    <w:p w14:paraId="391B7EB6">
      <w:pPr>
        <w:spacing w:before="0" w:after="120" w:line="276" w:lineRule="auto"/>
        <w:jc w:val="both"/>
      </w:pPr>
      <w:r>
        <w:rPr>
          <w:rFonts w:ascii="Times New Roman" w:hAnsi="Times New Roman" w:eastAsia="宋体" w:cs="宋体"/>
          <w:b w:val="0"/>
          <w:sz w:val="21"/>
        </w:rPr>
        <w:t>15.2  If Party B, its affiliates or service providers suffer complaints, third-party claims, administrative investigations or penalties, account or resource disposition or other losses because of Party A or its employees, affiliates, customers, entrusted parties or end users' input content, data sources, generation or use, account management, illegality, intellectual property or personality rights infringement, failure to perform AI-generated content labeling and data protection obligations, key leakage, abnormal invocations or use beyond authorization, Party A shall handle the matter and fully indemnify Party B for resulting indemnities, fines, resource losses and reasonable attorneys' fees, litigation costs, investigation costs and handling expenses, except for the portion proven to be directly caused by Party B's willful misconduct or gross negligence.</w:t>
      </w:r>
    </w:p>
    <w:p w14:paraId="790F0B75">
      <w:pPr>
        <w:spacing w:before="0" w:after="120" w:line="276" w:lineRule="auto"/>
        <w:jc w:val="both"/>
      </w:pPr>
      <w:r>
        <w:rPr>
          <w:rFonts w:ascii="Times New Roman" w:hAnsi="Times New Roman" w:eastAsia="宋体" w:cs="宋体"/>
          <w:b w:val="0"/>
          <w:sz w:val="21"/>
        </w:rPr>
        <w:t>15.3  Only where Party B's own platform software that Party B itself developed and owns directly infringes third-party intellectual property, and Party A promptly notifies Party B in writing, vests defense and settlement control in Party B, and does not admit liability or settle without Party B's written consent, shall Party B assume corresponding liability, and Party B is entitled to independently choose to obtain continued use rights, modify, replace, or terminate the affected services and refund unused fees corresponding to such own software. Party B assumes no intellectual property liability for upstream models, training data, generated content, third-party components, Party A's inputs, Party A's designated solutions, Party A's modifications/combinations or use beyond authorization.</w:t>
      </w:r>
    </w:p>
    <w:p w14:paraId="4B48A614">
      <w:pPr>
        <w:spacing w:before="0" w:after="120" w:line="276" w:lineRule="auto"/>
        <w:jc w:val="both"/>
      </w:pPr>
      <w:r>
        <w:rPr>
          <w:rFonts w:ascii="Times New Roman" w:hAnsi="Times New Roman" w:eastAsia="宋体" w:cs="宋体"/>
          <w:b w:val="0"/>
          <w:sz w:val="21"/>
        </w:rPr>
        <w:t>15.4  Reasonable attorneys' fees, litigation costs, preservation fees, preservation insurance premiums, notary fees and investigation/evidence collection costs incurred by the non-breaching Party to enforce its claims may constitute recoverable losses.</w:t>
      </w:r>
    </w:p>
    <w:p w14:paraId="7B31D564">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16  Limitation of Liability</w:t>
      </w:r>
    </w:p>
    <w:p w14:paraId="15212A07">
      <w:pPr>
        <w:spacing w:before="0" w:after="120" w:line="276" w:lineRule="auto"/>
        <w:jc w:val="both"/>
      </w:pPr>
      <w:r>
        <w:rPr>
          <w:rFonts w:ascii="Times New Roman" w:hAnsi="Times New Roman" w:eastAsia="宋体" w:cs="宋体"/>
          <w:b w:val="0"/>
          <w:sz w:val="21"/>
        </w:rPr>
        <w:t>16.1  Except for liability that may not be excluded under mandatory provisions of laws and regulations, Party B is not liable for any indirect losses, loss of expected profits, loss of goodwill, customer attrition, business interruption, loss of data or content, campaign losses, substitute procurement costs, or losses caused by third-party platform review, takedown, account bans or service stoppage.</w:t>
      </w:r>
    </w:p>
    <w:p w14:paraId="73FC209E">
      <w:pPr>
        <w:spacing w:before="0" w:after="120" w:line="276" w:lineRule="auto"/>
        <w:jc w:val="both"/>
      </w:pPr>
      <w:r>
        <w:rPr>
          <w:rFonts w:ascii="Times New Roman" w:hAnsi="Times New Roman" w:eastAsia="宋体" w:cs="宋体"/>
          <w:b w:val="0"/>
          <w:sz w:val="21"/>
        </w:rPr>
        <w:t>16.2  Except where directly caused by Party B's willful misconduct or gross negligence, or where liability may not be limited under mandatory provisions of laws and regulations, Party B's aggregate liability for any one event or series of related events shall not exceed the total service fees actually paid by Party A under the affected order that gave rise to the liability during the twelve (12) months preceding the event; this clause does not limit Party A's payment obligations, Party A's indemnification obligations under Article 15.2, or other liabilities Party A shall bear by law.</w:t>
      </w:r>
    </w:p>
    <w:p w14:paraId="6BAA7B25">
      <w:pPr>
        <w:spacing w:before="0" w:after="120" w:line="276" w:lineRule="auto"/>
        <w:jc w:val="both"/>
      </w:pPr>
      <w:r>
        <w:rPr>
          <w:rFonts w:ascii="Times New Roman" w:hAnsi="Times New Roman" w:eastAsia="宋体" w:cs="宋体"/>
          <w:b w:val="0"/>
          <w:sz w:val="21"/>
        </w:rPr>
        <w:t>16.3  If service interruption, change or loss is caused by authorization changes, stoppage, failures, rule changes, review, rate limiting, account bans, data processing or other acts or omissions of upstream service providers, model rights holders, basic carriers, cloud providers, payment or network providers or other third parties not actually controlled by Party B, Party B is not liable for breach, damages, compensation or cash refund; Party B's assistance, substitution, entitlement conversion, balance transfer or extension (if any) under Article 8 are Party A's sole remedies for such circumstances.</w:t>
      </w:r>
    </w:p>
    <w:p w14:paraId="39B87E76">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17  Term, Rescission, Termination and Settlement</w:t>
      </w:r>
    </w:p>
    <w:p w14:paraId="693D3347">
      <w:pPr>
        <w:spacing w:before="0" w:after="120" w:line="276" w:lineRule="auto"/>
        <w:jc w:val="both"/>
      </w:pPr>
      <w:r>
        <w:rPr>
          <w:rFonts w:ascii="Times New Roman" w:hAnsi="Times New Roman" w:eastAsia="宋体" w:cs="宋体"/>
          <w:b w:val="0"/>
          <w:sz w:val="21"/>
        </w:rPr>
        <w:t>17.1  This Agreement is effective from 【____ Year __ Month __ Day】 to 【____ Year __ Month __ Day】. The Parties may negotiate renewal before expiry; expiry of this Agreement does not affect orders that have taken effect and have not been fully performed.</w:t>
      </w:r>
    </w:p>
    <w:p w14:paraId="3CD6C919">
      <w:pPr>
        <w:spacing w:before="0" w:after="120" w:line="276" w:lineRule="auto"/>
        <w:jc w:val="both"/>
      </w:pPr>
      <w:r>
        <w:rPr>
          <w:rFonts w:ascii="Times New Roman" w:hAnsi="Times New Roman" w:eastAsia="宋体" w:cs="宋体"/>
          <w:b w:val="0"/>
          <w:sz w:val="21"/>
        </w:rPr>
        <w:t>17.2  Either Party may terminate this framework agreement by thirty (30) days' prior written notice, but may not unilaterally cancel effective orders on that basis. Cancellation or early termination of orders shall be handled under the order and this Article.</w:t>
      </w:r>
    </w:p>
    <w:p w14:paraId="33BF7040">
      <w:pPr>
        <w:spacing w:before="0" w:after="120" w:line="276" w:lineRule="auto"/>
        <w:jc w:val="both"/>
      </w:pPr>
      <w:r>
        <w:rPr>
          <w:rFonts w:ascii="Times New Roman" w:hAnsi="Times New Roman" w:eastAsia="宋体" w:cs="宋体"/>
          <w:b w:val="0"/>
          <w:sz w:val="21"/>
        </w:rPr>
        <w:t>17.3  If a Party commits a material breach and fails to cure within ten (10) business days after written demand, or enters bankruptcy, liquidation, cessation of business or deregistration, or cannot continue performance for legal or regulatory reasons, the other Party is entitled to immediately rescind the affected order or this Agreement.</w:t>
      </w:r>
    </w:p>
    <w:p w14:paraId="04B0AD5D">
      <w:pPr>
        <w:spacing w:before="0" w:after="120" w:line="276" w:lineRule="auto"/>
        <w:jc w:val="both"/>
      </w:pPr>
      <w:r>
        <w:rPr>
          <w:rFonts w:ascii="Times New Roman" w:hAnsi="Times New Roman" w:eastAsia="宋体" w:cs="宋体"/>
          <w:b w:val="0"/>
          <w:sz w:val="21"/>
        </w:rPr>
        <w:t>17.4  If an order terminates due to Party A's convenience cancellation, Party A's breach, non-compliant use, disposition of accounts or resources, or Party A's failure to use within the validity period, used portions shall be settled as incurred; unused prepaid entitlements may, at Party B's discretion, be granted a settlement use period of no more than thirty (30) days, after which they lapse, without cash refund.</w:t>
      </w:r>
    </w:p>
    <w:p w14:paraId="251FE42D">
      <w:pPr>
        <w:spacing w:before="0" w:after="120" w:line="276" w:lineRule="auto"/>
        <w:jc w:val="both"/>
      </w:pPr>
      <w:r>
        <w:rPr>
          <w:rFonts w:ascii="Times New Roman" w:hAnsi="Times New Roman" w:eastAsia="宋体" w:cs="宋体"/>
          <w:b w:val="0"/>
          <w:sz w:val="21"/>
        </w:rPr>
        <w:t>17.5  Only where Party B's own willful misconduct or gross negligence constitutes a fundamental breach making the main purpose of the affected order impossible, and Party B still fails, within fifteen (15) business days after receiving Party A's written demand, to remedy by restoring service, extending validity, providing reasonably equivalent substitutes, converting entitlements or transferring balances, may Party A lawfully claim settlement of the unused portion. Cash refund does not apply where services cannot continue due to upstream stoppage or change, regulatory measures, force majeure, Party A's causes or other causes not actually controlled by Party B; any settlement shall deduct consumed entitlements, gifted entitlements, discount benefits and costs Party B has already paid to upstream or third parties that are non-refundable.</w:t>
      </w:r>
    </w:p>
    <w:p w14:paraId="79865111">
      <w:pPr>
        <w:spacing w:before="0" w:after="120" w:line="276" w:lineRule="auto"/>
        <w:jc w:val="both"/>
      </w:pPr>
      <w:r>
        <w:rPr>
          <w:rFonts w:ascii="Times New Roman" w:hAnsi="Times New Roman" w:eastAsia="宋体" w:cs="宋体"/>
          <w:b w:val="0"/>
          <w:sz w:val="21"/>
        </w:rPr>
        <w:t>17.6  Termination of the Agreement or an order does not affect payment, reconciliation or breach liabilities already arisen before termination, nor clauses that by their nature should survive, including confidentiality, intellectual property, data protection, limitation of liability and dispute resolution.</w:t>
      </w:r>
    </w:p>
    <w:p w14:paraId="70F83C23">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18  Force Majeure</w:t>
      </w:r>
    </w:p>
    <w:p w14:paraId="598B574E">
      <w:pPr>
        <w:spacing w:before="0" w:after="120" w:line="276" w:lineRule="auto"/>
        <w:jc w:val="both"/>
      </w:pPr>
      <w:r>
        <w:rPr>
          <w:rFonts w:ascii="Times New Roman" w:hAnsi="Times New Roman" w:eastAsia="宋体" w:cs="宋体"/>
          <w:b w:val="0"/>
          <w:sz w:val="21"/>
        </w:rPr>
        <w:t>18.1  Force majeure means events beyond the Parties' reasonable control, unforeseeable and unavoidable or insurmountable even if foreseeable, including major natural disasters, war, government acts, material changes in law or regulatory policy, large-scale cyberattacks, and major failures of basic communications or cloud infrastructure. Mere price changes or ordinary commercial risks are not force majeure.</w:t>
      </w:r>
    </w:p>
    <w:p w14:paraId="16592FDF">
      <w:pPr>
        <w:spacing w:before="0" w:after="120" w:line="276" w:lineRule="auto"/>
        <w:jc w:val="both"/>
      </w:pPr>
      <w:r>
        <w:rPr>
          <w:rFonts w:ascii="Times New Roman" w:hAnsi="Times New Roman" w:eastAsia="宋体" w:cs="宋体"/>
          <w:b w:val="0"/>
          <w:sz w:val="21"/>
        </w:rPr>
        <w:t>18.2  The affected Party shall promptly notify the other Party, provide reasonable evidence and take measures to mitigate losses. Affected obligations are suspended to the extent and for the duration of the impact; payment obligations are not automatically excused by force majeure.</w:t>
      </w:r>
    </w:p>
    <w:p w14:paraId="4724C8C0">
      <w:pPr>
        <w:spacing w:before="0" w:after="120" w:line="276" w:lineRule="auto"/>
        <w:jc w:val="both"/>
      </w:pPr>
      <w:r>
        <w:rPr>
          <w:rFonts w:ascii="Times New Roman" w:hAnsi="Times New Roman" w:eastAsia="宋体" w:cs="宋体"/>
          <w:b w:val="0"/>
          <w:sz w:val="21"/>
        </w:rPr>
        <w:t>18.3  If force majeure continues for more than thirty (30) days and makes the main purpose of an order impossible, either Party may terminate the affected order. Amounts paid by Party A shall first settle consumed or delivered entitlements and costs Party B has already paid to upstream or third parties that are non-refundable; remaining unused Service Entitlements shall, based on resource conditions, be extended, substituted, converted or transferred by Party B, without cash refund, except where exclusion is prohibited by mandatory provisions of laws and regulations.</w:t>
      </w:r>
    </w:p>
    <w:p w14:paraId="47E9C642">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19  Notices and Service</w:t>
      </w:r>
    </w:p>
    <w:p w14:paraId="45F07754">
      <w:pPr>
        <w:spacing w:before="0" w:after="120" w:line="276" w:lineRule="auto"/>
        <w:jc w:val="both"/>
      </w:pPr>
      <w:r>
        <w:rPr>
          <w:rFonts w:ascii="Times New Roman" w:hAnsi="Times New Roman" w:eastAsia="宋体" w:cs="宋体"/>
          <w:b w:val="0"/>
          <w:sz w:val="21"/>
        </w:rPr>
        <w:t>19.1  Contacts, addresses and corporate emails listed on the cover page and in orders are valid notice information. A Party changing such information shall give at least three (3) business days' prior written notice; otherwise the original information remains effective.</w:t>
      </w:r>
    </w:p>
    <w:p w14:paraId="419FCA6D">
      <w:pPr>
        <w:spacing w:before="0" w:after="120" w:line="276" w:lineRule="auto"/>
        <w:jc w:val="both"/>
      </w:pPr>
      <w:r>
        <w:rPr>
          <w:rFonts w:ascii="Times New Roman" w:hAnsi="Times New Roman" w:eastAsia="宋体" w:cs="宋体"/>
          <w:b w:val="0"/>
          <w:sz w:val="21"/>
        </w:rPr>
        <w:t>19.2  Notices may be sent by hand, courier, registered mail, corporate email, e-signing platforms or systems agreed by the Parties. Hand delivery is deemed served on the signed receipt date; courier on the signed receipt or return date; email on the date successfully sent without bounce-back.</w:t>
      </w:r>
    </w:p>
    <w:p w14:paraId="46A41C86">
      <w:pPr>
        <w:spacing w:before="0" w:after="120" w:line="276" w:lineRule="auto"/>
        <w:jc w:val="both"/>
      </w:pPr>
      <w:r>
        <w:rPr>
          <w:rFonts w:ascii="Times New Roman" w:hAnsi="Times New Roman" w:eastAsia="宋体" w:cs="宋体"/>
          <w:b w:val="0"/>
          <w:sz w:val="21"/>
        </w:rPr>
        <w:t>19.3  The Parties confirm that the foregoing addresses may serve as addresses for service of legal documents in litigation, arbitration or administrative proceedings, and this Article survives termination of this Agreement.</w:t>
      </w:r>
    </w:p>
    <w:p w14:paraId="686C4C14">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20  Governing Law and Dispute Resolution</w:t>
      </w:r>
    </w:p>
    <w:p w14:paraId="2D607210">
      <w:pPr>
        <w:spacing w:before="0" w:after="120" w:line="276" w:lineRule="auto"/>
        <w:jc w:val="both"/>
      </w:pPr>
      <w:r>
        <w:rPr>
          <w:rFonts w:ascii="Times New Roman" w:hAnsi="Times New Roman" w:eastAsia="宋体" w:cs="宋体"/>
          <w:b w:val="0"/>
          <w:sz w:val="21"/>
        </w:rPr>
        <w:t>20.1  The formation, validity, interpretation, performance and dispute resolution of this Agreement and orders are governed by the laws of the People's Republic of China.</w:t>
      </w:r>
    </w:p>
    <w:p w14:paraId="4A871578">
      <w:pPr>
        <w:spacing w:before="0" w:after="120" w:line="276" w:lineRule="auto"/>
        <w:jc w:val="both"/>
      </w:pPr>
      <w:r>
        <w:rPr>
          <w:rFonts w:ascii="Times New Roman" w:hAnsi="Times New Roman" w:eastAsia="宋体" w:cs="宋体"/>
          <w:b w:val="0"/>
          <w:sz w:val="21"/>
        </w:rPr>
        <w:t>20.2  Disputes arising from this Agreement or orders shall first be resolved through friendly consultation; if consultation fails, either Party may sue in a people's court with jurisdiction at Party B's domicile, unless an order expressly provides otherwise.</w:t>
      </w:r>
    </w:p>
    <w:p w14:paraId="1772E226">
      <w:pPr>
        <w:spacing w:before="0" w:after="200" w:line="276" w:lineRule="auto"/>
        <w:jc w:val="left"/>
        <w:rPr>
          <w:rFonts w:cs="宋体"/>
          <w:b/>
          <w:bCs/>
          <w:sz w:val="28"/>
          <w:szCs w:val="28"/>
          <w:lang w:eastAsia="zh-CN"/>
        </w:rPr>
      </w:pPr>
      <w:r>
        <w:rPr>
          <w:rFonts w:ascii="Times New Roman" w:hAnsi="Times New Roman" w:eastAsia="宋体" w:cs="宋体"/>
          <w:b/>
          <w:bCs/>
          <w:sz w:val="28"/>
          <w:szCs w:val="28"/>
          <w:lang w:eastAsia="zh-CN"/>
        </w:rPr>
        <w:t>21  Miscellaneous</w:t>
      </w:r>
    </w:p>
    <w:p w14:paraId="0A8DC6B3">
      <w:pPr>
        <w:spacing w:before="0" w:after="120" w:line="276" w:lineRule="auto"/>
        <w:jc w:val="both"/>
        <w:rPr>
          <w:rFonts w:ascii="宋体" w:hAnsi="宋体" w:eastAsia="宋体" w:cs="宋体"/>
          <w:b w:val="0"/>
          <w:sz w:val="21"/>
        </w:rPr>
      </w:pPr>
      <w:r>
        <w:rPr>
          <w:rFonts w:ascii="Times New Roman" w:hAnsi="Times New Roman" w:eastAsia="宋体" w:cs="宋体"/>
          <w:b w:val="0"/>
          <w:sz w:val="21"/>
        </w:rPr>
        <w:t>21.1 Annexes to this Agreement, Annex I orders confirmed by the Parties, Annex II top-up confirmation forms and other documents confirmed by the Parties form integral parts of this Agreement.</w:t>
      </w:r>
    </w:p>
    <w:p w14:paraId="39D49D4C">
      <w:pPr>
        <w:spacing w:before="0" w:after="120" w:line="276" w:lineRule="auto"/>
        <w:jc w:val="both"/>
      </w:pPr>
      <w:r>
        <w:rPr>
          <w:rFonts w:ascii="Times New Roman" w:hAnsi="Times New Roman" w:eastAsia="宋体" w:cs="宋体"/>
          <w:b w:val="0"/>
          <w:sz w:val="21"/>
        </w:rPr>
        <w:t>21.2  Without the other Party's written consent, neither Party may assign its principal rights and obligations under this Agreement; assignment due to merger, reorganization or transfer to an affiliate that does not materially reduce performance capability shall be notified to the other Party in advance.</w:t>
      </w:r>
    </w:p>
    <w:p w14:paraId="2533807E">
      <w:pPr>
        <w:spacing w:before="0" w:after="120" w:line="276" w:lineRule="auto"/>
        <w:jc w:val="both"/>
      </w:pPr>
      <w:r>
        <w:rPr>
          <w:rFonts w:ascii="Times New Roman" w:hAnsi="Times New Roman" w:eastAsia="宋体" w:cs="宋体"/>
          <w:b w:val="0"/>
          <w:sz w:val="21"/>
        </w:rPr>
        <w:t>21.3  Invalidity or unenforceability of any clause does not affect the validity of other clauses. Failure by either Party to exercise a right does not constitute a waiver.</w:t>
      </w:r>
    </w:p>
    <w:p w14:paraId="0CC861A4">
      <w:pPr>
        <w:spacing w:before="0" w:after="120" w:line="276" w:lineRule="auto"/>
        <w:jc w:val="both"/>
      </w:pPr>
      <w:r>
        <w:rPr>
          <w:rFonts w:ascii="Times New Roman" w:hAnsi="Times New Roman" w:eastAsia="宋体" w:cs="宋体"/>
          <w:b w:val="0"/>
          <w:sz w:val="21"/>
        </w:rPr>
        <w:t>21.4  The Parties recognize that legally valid electronic signatures, electronic seals, signing certificates, timestamps, platform logs and other verifiable data messages have the same legal effect as paper signed documents.</w:t>
      </w:r>
    </w:p>
    <w:p w14:paraId="2B2C6B73">
      <w:pPr>
        <w:spacing w:before="0" w:after="120" w:line="276" w:lineRule="auto"/>
        <w:jc w:val="both"/>
      </w:pPr>
      <w:r>
        <w:rPr>
          <w:rFonts w:ascii="Times New Roman" w:hAnsi="Times New Roman" w:eastAsia="宋体" w:cs="宋体"/>
          <w:b w:val="0"/>
          <w:sz w:val="21"/>
        </w:rPr>
        <w:t>21.5  This Agreement is executed in four (4) counterparts, with each Party holding two (2), all having equal legal effect; where electronic signing is used, the electronic file shall prevail.</w:t>
      </w:r>
    </w:p>
    <w:p w14:paraId="39ABD701">
      <w:pPr>
        <w:spacing w:before="0" w:after="120" w:line="276" w:lineRule="auto"/>
        <w:jc w:val="both"/>
        <w:rPr>
          <w:rFonts w:ascii="宋体" w:hAnsi="宋体" w:eastAsia="宋体" w:cs="宋体"/>
          <w:b w:val="0"/>
          <w:sz w:val="21"/>
        </w:rPr>
      </w:pPr>
      <w:r>
        <w:rPr>
          <w:rFonts w:ascii="Times New Roman" w:hAnsi="Times New Roman" w:eastAsia="宋体" w:cs="宋体"/>
          <w:b w:val="0"/>
          <w:sz w:val="21"/>
        </w:rPr>
        <w:t>21.6  The Parties confirm that Party B has, by boldface and other reasonable means, drawn Party A's attention to, and the Parties have fully read, understood and negotiated, the clauses of material interest to Party A, including that Party B acts only as a resource access and technical coordination party, independence of upstream services, prepaid terms and non-cash-refund, absence of take-or-pay commitment, discount approval, entitlement validity, generated content and intellectual property responsibilities, data processing, liabilities for Party A and end-user non-compliance, account bans and service stoppage, indemnification, limitation of liability and dispute jurisdiction, and Party A has no objection to the legal consequences thereof.</w:t>
      </w:r>
    </w:p>
    <w:p w14:paraId="33CDB2CA">
      <w:pPr>
        <w:spacing w:before="0" w:after="240" w:line="276" w:lineRule="auto"/>
        <w:jc w:val="center"/>
      </w:pPr>
      <w:r>
        <w:rPr>
          <w:rFonts w:ascii="Times New Roman" w:hAnsi="Times New Roman" w:eastAsia="宋体" w:cs="宋体"/>
          <w:b w:val="0"/>
          <w:sz w:val="21"/>
        </w:rPr>
        <w:t>(End of body text; signature page follows)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5BE9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4706" w:type="dxa"/>
          </w:tcPr>
          <w:p w14:paraId="442F74B2">
            <w:pPr>
              <w:spacing w:after="0" w:line="240" w:lineRule="auto"/>
            </w:pPr>
            <w:r>
              <w:rPr>
                <w:rFonts w:ascii="Times New Roman" w:hAnsi="Times New Roman" w:eastAsia="宋体" w:cs="宋体"/>
                <w:b w:val="0"/>
                <w:sz w:val="20"/>
              </w:rPr>
              <w:t>Party A (Seal): 【                       】</w:t>
            </w:r>
          </w:p>
        </w:tc>
        <w:tc>
          <w:tcPr>
            <w:tcW w:w="4706" w:type="dxa"/>
          </w:tcPr>
          <w:p w14:paraId="3D8C2380">
            <w:pPr>
              <w:spacing w:after="0" w:line="240" w:lineRule="auto"/>
            </w:pPr>
            <w:r>
              <w:rPr>
                <w:rFonts w:ascii="Times New Roman" w:hAnsi="Times New Roman" w:eastAsia="宋体" w:cs="宋体"/>
                <w:b w:val="0"/>
                <w:sz w:val="20"/>
              </w:rPr>
              <w:t>Party B (Seal):</w:t>
            </w:r>
          </w:p>
        </w:tc>
      </w:tr>
      <w:tr w14:paraId="4118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4706" w:type="dxa"/>
          </w:tcPr>
          <w:p w14:paraId="450DF12D">
            <w:pPr>
              <w:spacing w:after="0" w:line="240" w:lineRule="auto"/>
            </w:pPr>
            <w:r>
              <w:rPr>
                <w:rFonts w:ascii="Times New Roman" w:hAnsi="Times New Roman" w:eastAsia="宋体" w:cs="宋体"/>
                <w:b w:val="0"/>
                <w:sz w:val="20"/>
              </w:rPr>
              <w:t>Legal or Authorized Representative: ________</w:t>
            </w:r>
          </w:p>
        </w:tc>
        <w:tc>
          <w:tcPr>
            <w:tcW w:w="4706" w:type="dxa"/>
          </w:tcPr>
          <w:p w14:paraId="24E91DE4">
            <w:pPr>
              <w:spacing w:after="0" w:line="240" w:lineRule="auto"/>
            </w:pPr>
            <w:r>
              <w:rPr>
                <w:rFonts w:ascii="Times New Roman" w:hAnsi="Times New Roman" w:eastAsia="宋体" w:cs="宋体"/>
                <w:b w:val="0"/>
                <w:sz w:val="20"/>
              </w:rPr>
              <w:t>Legal or Authorized Representative: ________</w:t>
            </w:r>
          </w:p>
        </w:tc>
      </w:tr>
      <w:tr w14:paraId="274E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4706" w:type="dxa"/>
          </w:tcPr>
          <w:p w14:paraId="24021C09">
            <w:pPr>
              <w:spacing w:after="0" w:line="240" w:lineRule="auto"/>
            </w:pPr>
            <w:r>
              <w:rPr>
                <w:rFonts w:ascii="Times New Roman" w:hAnsi="Times New Roman" w:eastAsia="宋体" w:cs="宋体"/>
                <w:b w:val="0"/>
                <w:sz w:val="20"/>
              </w:rPr>
              <w:t>Signing Date: ____ Year __ Month __ Day</w:t>
            </w:r>
          </w:p>
        </w:tc>
        <w:tc>
          <w:tcPr>
            <w:tcW w:w="4706" w:type="dxa"/>
          </w:tcPr>
          <w:p w14:paraId="68C032FD">
            <w:pPr>
              <w:spacing w:after="0" w:line="240" w:lineRule="auto"/>
            </w:pPr>
            <w:r>
              <w:rPr>
                <w:rFonts w:ascii="Times New Roman" w:hAnsi="Times New Roman" w:eastAsia="宋体" w:cs="宋体"/>
                <w:b w:val="0"/>
                <w:sz w:val="20"/>
              </w:rPr>
              <w:t>Signing Date: ____ Year __ Month __ Day</w:t>
            </w:r>
          </w:p>
        </w:tc>
      </w:tr>
    </w:tbl>
    <w:p w14:paraId="28FF472A">
      <w:pPr>
        <w:spacing w:before="0" w:after="200" w:line="276" w:lineRule="auto"/>
        <w:jc w:val="left"/>
        <w:rPr>
          <w:ins w:id="0" w:author="冰" w:date="2026-10-22T15:45:55Z"/>
          <w:rFonts w:ascii="Times New Roman" w:hAnsi="Times New Roman" w:eastAsia="宋体" w:cs="宋体"/>
          <w:b/>
          <w:bCs/>
          <w:sz w:val="28"/>
          <w:szCs w:val="28"/>
          <w:lang w:eastAsia="zh-CN"/>
        </w:rPr>
      </w:pPr>
    </w:p>
    <w:p w14:paraId="3DFAD8C9">
      <w:pPr>
        <w:spacing w:before="0" w:after="200" w:line="276" w:lineRule="auto"/>
        <w:jc w:val="left"/>
        <w:rPr>
          <w:ins w:id="1" w:author="冰" w:date="2026-10-22T15:45:56Z"/>
          <w:rFonts w:ascii="Times New Roman" w:hAnsi="Times New Roman" w:eastAsia="宋体" w:cs="宋体"/>
          <w:b/>
          <w:bCs/>
          <w:sz w:val="28"/>
          <w:szCs w:val="28"/>
          <w:lang w:eastAsia="zh-CN"/>
        </w:rPr>
      </w:pPr>
    </w:p>
    <w:p w14:paraId="72A51086">
      <w:pPr>
        <w:spacing w:before="0" w:after="200" w:line="276" w:lineRule="auto"/>
        <w:jc w:val="left"/>
        <w:rPr>
          <w:ins w:id="2" w:author="冰" w:date="2026-10-22T15:45:56Z"/>
          <w:rFonts w:ascii="Times New Roman" w:hAnsi="Times New Roman" w:eastAsia="宋体" w:cs="宋体"/>
          <w:b/>
          <w:bCs/>
          <w:sz w:val="28"/>
          <w:szCs w:val="28"/>
          <w:lang w:eastAsia="zh-CN"/>
        </w:rPr>
      </w:pPr>
    </w:p>
    <w:p w14:paraId="5A0E3BEB">
      <w:pPr>
        <w:spacing w:before="0" w:after="200" w:line="276" w:lineRule="auto"/>
        <w:jc w:val="left"/>
        <w:rPr>
          <w:ins w:id="3" w:author="冰" w:date="2026-10-22T15:45:56Z"/>
          <w:rFonts w:ascii="Times New Roman" w:hAnsi="Times New Roman" w:eastAsia="宋体" w:cs="宋体"/>
          <w:b/>
          <w:bCs/>
          <w:sz w:val="28"/>
          <w:szCs w:val="28"/>
          <w:lang w:eastAsia="zh-CN"/>
        </w:rPr>
      </w:pPr>
    </w:p>
    <w:p w14:paraId="1342B5BC">
      <w:pPr>
        <w:spacing w:before="0" w:after="200" w:line="276" w:lineRule="auto"/>
        <w:jc w:val="left"/>
        <w:rPr>
          <w:ins w:id="4" w:author="冰" w:date="2026-10-22T15:45:56Z"/>
          <w:rFonts w:ascii="Times New Roman" w:hAnsi="Times New Roman" w:eastAsia="宋体" w:cs="宋体"/>
          <w:b/>
          <w:bCs/>
          <w:sz w:val="28"/>
          <w:szCs w:val="28"/>
          <w:lang w:eastAsia="zh-CN"/>
        </w:rPr>
      </w:pPr>
    </w:p>
    <w:p w14:paraId="6AB76E84">
      <w:pPr>
        <w:spacing w:before="0" w:after="200" w:line="276" w:lineRule="auto"/>
        <w:jc w:val="left"/>
        <w:rPr>
          <w:ins w:id="5" w:author="冰" w:date="2026-10-22T15:45:56Z"/>
          <w:rFonts w:ascii="Times New Roman" w:hAnsi="Times New Roman" w:eastAsia="宋体" w:cs="宋体"/>
          <w:b/>
          <w:bCs/>
          <w:sz w:val="28"/>
          <w:szCs w:val="28"/>
          <w:lang w:eastAsia="zh-CN"/>
        </w:rPr>
      </w:pPr>
    </w:p>
    <w:p w14:paraId="7DC5F27B">
      <w:pPr>
        <w:spacing w:before="0" w:after="200" w:line="276" w:lineRule="auto"/>
        <w:jc w:val="left"/>
        <w:rPr>
          <w:ins w:id="6" w:author="冰" w:date="2026-10-22T15:45:57Z"/>
          <w:rFonts w:ascii="Times New Roman" w:hAnsi="Times New Roman" w:eastAsia="宋体" w:cs="宋体"/>
          <w:b/>
          <w:bCs/>
          <w:sz w:val="28"/>
          <w:szCs w:val="28"/>
          <w:lang w:eastAsia="zh-CN"/>
        </w:rPr>
      </w:pPr>
    </w:p>
    <w:p w14:paraId="17D435D5">
      <w:pPr>
        <w:spacing w:before="0" w:after="200" w:line="276" w:lineRule="auto"/>
        <w:jc w:val="left"/>
        <w:rPr>
          <w:ins w:id="7" w:author="冰" w:date="2026-10-22T15:45:57Z"/>
          <w:rFonts w:ascii="Times New Roman" w:hAnsi="Times New Roman" w:eastAsia="宋体" w:cs="宋体"/>
          <w:b/>
          <w:bCs/>
          <w:sz w:val="28"/>
          <w:szCs w:val="28"/>
          <w:lang w:eastAsia="zh-CN"/>
        </w:rPr>
      </w:pPr>
    </w:p>
    <w:p w14:paraId="01B3A04A">
      <w:pPr>
        <w:spacing w:before="0" w:after="200" w:line="276" w:lineRule="auto"/>
        <w:jc w:val="left"/>
        <w:rPr>
          <w:ins w:id="8" w:author="冰" w:date="2026-10-22T15:45:57Z"/>
          <w:rFonts w:ascii="Times New Roman" w:hAnsi="Times New Roman" w:eastAsia="宋体" w:cs="宋体"/>
          <w:b/>
          <w:bCs/>
          <w:sz w:val="28"/>
          <w:szCs w:val="28"/>
          <w:lang w:eastAsia="zh-CN"/>
        </w:rPr>
      </w:pPr>
    </w:p>
    <w:p w14:paraId="693116E2">
      <w:pPr>
        <w:spacing w:before="0" w:after="200" w:line="276" w:lineRule="auto"/>
        <w:jc w:val="left"/>
        <w:rPr>
          <w:ins w:id="9" w:author="冰" w:date="2026-10-22T15:45:57Z"/>
          <w:rFonts w:ascii="Times New Roman" w:hAnsi="Times New Roman" w:eastAsia="宋体" w:cs="宋体"/>
          <w:b/>
          <w:bCs/>
          <w:sz w:val="28"/>
          <w:szCs w:val="28"/>
          <w:lang w:eastAsia="zh-CN"/>
        </w:rPr>
      </w:pPr>
    </w:p>
    <w:p w14:paraId="0C3F5660">
      <w:pPr>
        <w:spacing w:before="0" w:after="200" w:line="276" w:lineRule="auto"/>
        <w:jc w:val="left"/>
        <w:rPr>
          <w:ins w:id="10" w:author="冰" w:date="2026-10-22T15:45:57Z"/>
          <w:rFonts w:ascii="Times New Roman" w:hAnsi="Times New Roman" w:eastAsia="宋体" w:cs="宋体"/>
          <w:b/>
          <w:bCs/>
          <w:sz w:val="28"/>
          <w:szCs w:val="28"/>
          <w:lang w:eastAsia="zh-CN"/>
        </w:rPr>
      </w:pPr>
    </w:p>
    <w:p w14:paraId="1C2D0D6F">
      <w:pPr>
        <w:spacing w:before="0" w:after="200" w:line="276" w:lineRule="auto"/>
        <w:jc w:val="left"/>
        <w:rPr>
          <w:ins w:id="11" w:author="冰" w:date="2026-10-22T15:45:57Z"/>
          <w:rFonts w:ascii="Times New Roman" w:hAnsi="Times New Roman" w:eastAsia="宋体" w:cs="宋体"/>
          <w:b/>
          <w:bCs/>
          <w:sz w:val="28"/>
          <w:szCs w:val="28"/>
          <w:lang w:eastAsia="zh-CN"/>
        </w:rPr>
      </w:pPr>
    </w:p>
    <w:p w14:paraId="783EEB5D">
      <w:pPr>
        <w:spacing w:before="0" w:after="200" w:line="276" w:lineRule="auto"/>
        <w:jc w:val="left"/>
        <w:rPr>
          <w:ins w:id="12" w:author="冰" w:date="2026-10-22T15:45:58Z"/>
          <w:rFonts w:ascii="Times New Roman" w:hAnsi="Times New Roman" w:eastAsia="宋体" w:cs="宋体"/>
          <w:b/>
          <w:bCs/>
          <w:sz w:val="28"/>
          <w:szCs w:val="28"/>
          <w:lang w:eastAsia="zh-CN"/>
        </w:rPr>
      </w:pPr>
    </w:p>
    <w:p w14:paraId="6AFC7251">
      <w:pPr>
        <w:spacing w:before="0" w:after="200" w:line="276" w:lineRule="auto"/>
        <w:jc w:val="left"/>
        <w:rPr>
          <w:ins w:id="13" w:author="冰" w:date="2026-10-22T15:45:58Z"/>
          <w:rFonts w:ascii="Times New Roman" w:hAnsi="Times New Roman" w:eastAsia="宋体" w:cs="宋体"/>
          <w:b/>
          <w:bCs/>
          <w:sz w:val="28"/>
          <w:szCs w:val="28"/>
          <w:lang w:eastAsia="zh-CN"/>
        </w:rPr>
      </w:pPr>
    </w:p>
    <w:p w14:paraId="07512066">
      <w:pPr>
        <w:spacing w:before="0" w:after="200" w:line="276" w:lineRule="auto"/>
        <w:jc w:val="left"/>
        <w:rPr>
          <w:ins w:id="14" w:author="冰" w:date="2026-10-22T15:45:58Z"/>
          <w:rFonts w:ascii="Times New Roman" w:hAnsi="Times New Roman" w:eastAsia="宋体" w:cs="宋体"/>
          <w:b/>
          <w:bCs/>
          <w:sz w:val="28"/>
          <w:szCs w:val="28"/>
          <w:lang w:eastAsia="zh-CN"/>
        </w:rPr>
      </w:pPr>
    </w:p>
    <w:p w14:paraId="1E4C8AD7">
      <w:pPr>
        <w:spacing w:before="0" w:after="200" w:line="276" w:lineRule="auto"/>
        <w:jc w:val="left"/>
        <w:rPr>
          <w:ins w:id="15" w:author="冰" w:date="2026-10-22T15:45:59Z"/>
          <w:rFonts w:ascii="Times New Roman" w:hAnsi="Times New Roman" w:eastAsia="宋体" w:cs="宋体"/>
          <w:b/>
          <w:bCs/>
          <w:sz w:val="28"/>
          <w:szCs w:val="28"/>
          <w:lang w:eastAsia="zh-CN"/>
        </w:rPr>
      </w:pPr>
    </w:p>
    <w:p w14:paraId="3D23319A">
      <w:pPr>
        <w:spacing w:before="0" w:after="200" w:line="276" w:lineRule="auto"/>
        <w:jc w:val="left"/>
        <w:rPr>
          <w:ins w:id="16" w:author="冰" w:date="2026-10-22T15:45:59Z"/>
          <w:rFonts w:ascii="Times New Roman" w:hAnsi="Times New Roman" w:eastAsia="宋体" w:cs="宋体"/>
          <w:b/>
          <w:bCs/>
          <w:sz w:val="28"/>
          <w:szCs w:val="28"/>
          <w:lang w:eastAsia="zh-CN"/>
        </w:rPr>
      </w:pPr>
    </w:p>
    <w:p w14:paraId="0883689B">
      <w:pPr>
        <w:spacing w:before="0" w:after="200" w:line="276" w:lineRule="auto"/>
        <w:jc w:val="left"/>
        <w:rPr>
          <w:ins w:id="17" w:author="冰" w:date="2026-10-22T15:45:59Z"/>
          <w:rFonts w:ascii="Times New Roman" w:hAnsi="Times New Roman" w:eastAsia="宋体" w:cs="宋体"/>
          <w:b/>
          <w:bCs/>
          <w:sz w:val="28"/>
          <w:szCs w:val="28"/>
          <w:lang w:eastAsia="zh-CN"/>
        </w:rPr>
      </w:pPr>
    </w:p>
    <w:p w14:paraId="3881D7ED">
      <w:pPr>
        <w:spacing w:before="0" w:after="200" w:line="276" w:lineRule="auto"/>
        <w:jc w:val="left"/>
        <w:rPr>
          <w:ins w:id="18" w:author="冰" w:date="2026-10-22T15:46:00Z"/>
          <w:rFonts w:ascii="Times New Roman" w:hAnsi="Times New Roman" w:eastAsia="宋体" w:cs="宋体"/>
          <w:b/>
          <w:bCs/>
          <w:sz w:val="28"/>
          <w:szCs w:val="28"/>
          <w:lang w:eastAsia="zh-CN"/>
        </w:rPr>
      </w:pPr>
    </w:p>
    <w:p w14:paraId="3FAF2873">
      <w:pPr>
        <w:spacing w:before="0" w:after="200" w:line="276" w:lineRule="auto"/>
        <w:jc w:val="left"/>
        <w:rPr>
          <w:rFonts w:hint="default" w:ascii="宋体" w:hAnsi="宋体" w:eastAsia="宋体" w:cs="宋体"/>
          <w:b/>
          <w:bCs/>
          <w:sz w:val="28"/>
          <w:szCs w:val="28"/>
          <w:lang w:eastAsia="zh-CN"/>
        </w:rPr>
      </w:pPr>
      <w:r>
        <w:rPr>
          <w:rFonts w:ascii="Times New Roman" w:hAnsi="Times New Roman" w:eastAsia="宋体" w:cs="宋体"/>
          <w:b/>
          <w:bCs/>
          <w:sz w:val="28"/>
          <w:szCs w:val="28"/>
          <w:lang w:eastAsia="zh-CN"/>
        </w:rPr>
        <w:t>Annex I:</w:t>
      </w:r>
    </w:p>
    <w:p w14:paraId="6D7FB396">
      <w:pPr>
        <w:spacing w:before="0" w:after="200" w:line="276" w:lineRule="auto"/>
        <w:jc w:val="center"/>
        <w:rPr>
          <w:rFonts w:ascii="宋体" w:hAnsi="宋体" w:cs="宋体"/>
          <w:b/>
          <w:bCs/>
          <w:sz w:val="28"/>
          <w:szCs w:val="28"/>
          <w:lang w:eastAsia="zh-CN"/>
        </w:rPr>
      </w:pPr>
      <w:r>
        <w:rPr>
          <w:rFonts w:ascii="Times New Roman" w:hAnsi="Times New Roman" w:eastAsia="宋体" w:cs="宋体"/>
          <w:b/>
          <w:bCs/>
          <w:sz w:val="28"/>
          <w:szCs w:val="28"/>
          <w:lang w:eastAsia="zh-CN"/>
        </w:rPr>
        <w:t>Platform Product Purchase Order and Commercial Policy Confirmation Form</w:t>
      </w:r>
    </w:p>
    <w:p w14:paraId="426D1758">
      <w:pPr>
        <w:spacing w:before="361" w:beforeLines="100" w:after="361" w:afterLines="100" w:line="276" w:lineRule="auto"/>
        <w:ind w:firstLine="420" w:firstLineChars="200"/>
        <w:jc w:val="both"/>
      </w:pPr>
      <w:r>
        <w:rPr>
          <w:rFonts w:ascii="Times New Roman" w:hAnsi="Times New Roman" w:eastAsia="宋体" w:cs="宋体"/>
          <w:b w:val="0"/>
          <w:sz w:val="21"/>
        </w:rPr>
        <w:t>This Annex sets out purchased products, approved discounts, Service Entitlements and delivery conditions; matters not agreed herein are governed by the master agreement.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2714"/>
        <w:gridCol w:w="1582"/>
        <w:gridCol w:w="3719"/>
      </w:tblGrid>
      <w:tr w14:paraId="2B94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97" w:type="dxa"/>
            <w:shd w:val="clear" w:color="auto" w:fill="F2F2F2"/>
            <w:vAlign w:val="top"/>
          </w:tcPr>
          <w:p w14:paraId="15ACE051">
            <w:pPr>
              <w:spacing w:after="0" w:line="360" w:lineRule="auto"/>
            </w:pPr>
            <w:r>
              <w:rPr>
                <w:rFonts w:ascii="Times New Roman" w:hAnsi="Times New Roman" w:eastAsia="宋体" w:cs="宋体"/>
                <w:b/>
                <w:sz w:val="18"/>
              </w:rPr>
              <w:t>Master Agreement No.</w:t>
            </w:r>
          </w:p>
        </w:tc>
        <w:tc>
          <w:tcPr>
            <w:tcW w:w="2714" w:type="dxa"/>
            <w:vAlign w:val="top"/>
          </w:tcPr>
          <w:p w14:paraId="497DB540">
            <w:pPr>
              <w:spacing w:after="0" w:line="360" w:lineRule="auto"/>
            </w:pPr>
            <w:r>
              <w:rPr>
                <w:rFonts w:ascii="Times New Roman" w:hAnsi="Times New Roman" w:eastAsia="宋体" w:cs="宋体"/>
                <w:b w:val="0"/>
                <w:sz w:val="18"/>
              </w:rPr>
              <w:t>【TRINITY-FW-________】</w:t>
            </w:r>
          </w:p>
        </w:tc>
        <w:tc>
          <w:tcPr>
            <w:tcW w:w="1582" w:type="dxa"/>
            <w:shd w:val="clear" w:color="auto" w:fill="F2F2F2"/>
            <w:vAlign w:val="top"/>
          </w:tcPr>
          <w:p w14:paraId="59311B25">
            <w:pPr>
              <w:spacing w:after="0" w:line="360" w:lineRule="auto"/>
            </w:pPr>
            <w:r>
              <w:rPr>
                <w:rFonts w:ascii="Times New Roman" w:hAnsi="Times New Roman" w:eastAsia="宋体" w:cs="宋体"/>
                <w:b/>
                <w:sz w:val="18"/>
              </w:rPr>
              <w:t>Order No.</w:t>
            </w:r>
          </w:p>
        </w:tc>
        <w:tc>
          <w:tcPr>
            <w:tcW w:w="3719" w:type="dxa"/>
            <w:vAlign w:val="top"/>
          </w:tcPr>
          <w:p w14:paraId="318BC6F5">
            <w:pPr>
              <w:spacing w:after="0" w:line="360" w:lineRule="auto"/>
            </w:pPr>
            <w:r>
              <w:rPr>
                <w:rFonts w:ascii="Times New Roman" w:hAnsi="Times New Roman" w:eastAsia="宋体" w:cs="宋体"/>
                <w:b w:val="0"/>
                <w:sz w:val="18"/>
              </w:rPr>
              <w:t>【TRINITY-PO-________】</w:t>
            </w:r>
          </w:p>
        </w:tc>
      </w:tr>
      <w:tr w14:paraId="0986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97" w:type="dxa"/>
            <w:shd w:val="clear" w:color="auto" w:fill="F2F2F2"/>
            <w:vAlign w:val="top"/>
          </w:tcPr>
          <w:p w14:paraId="3C81AD63">
            <w:pPr>
              <w:spacing w:after="0" w:line="360" w:lineRule="auto"/>
            </w:pPr>
            <w:r>
              <w:rPr>
                <w:rFonts w:ascii="Times New Roman" w:hAnsi="Times New Roman" w:eastAsia="宋体" w:cs="宋体"/>
                <w:b/>
                <w:sz w:val="18"/>
              </w:rPr>
              <w:t>Party A Full Name</w:t>
            </w:r>
          </w:p>
        </w:tc>
        <w:tc>
          <w:tcPr>
            <w:tcW w:w="2714" w:type="dxa"/>
            <w:vAlign w:val="top"/>
          </w:tcPr>
          <w:p w14:paraId="50F82C92">
            <w:pPr>
              <w:spacing w:after="0" w:line="360" w:lineRule="auto"/>
            </w:pPr>
            <w:r>
              <w:rPr>
                <w:rFonts w:ascii="Times New Roman" w:hAnsi="Times New Roman" w:eastAsia="宋体" w:cs="宋体"/>
                <w:b w:val="0"/>
                <w:sz w:val="18"/>
              </w:rPr>
              <w:t>【                   】</w:t>
            </w:r>
          </w:p>
        </w:tc>
        <w:tc>
          <w:tcPr>
            <w:tcW w:w="1582" w:type="dxa"/>
            <w:shd w:val="clear" w:color="auto" w:fill="F2F2F2"/>
            <w:vAlign w:val="top"/>
          </w:tcPr>
          <w:p w14:paraId="52905F6A">
            <w:pPr>
              <w:spacing w:after="0" w:line="360" w:lineRule="auto"/>
            </w:pPr>
            <w:r>
              <w:rPr>
                <w:rFonts w:ascii="Times New Roman" w:hAnsi="Times New Roman" w:eastAsia="宋体" w:cs="宋体"/>
                <w:b/>
                <w:sz w:val="18"/>
              </w:rPr>
              <w:t>Party B Full Name</w:t>
            </w:r>
          </w:p>
        </w:tc>
        <w:tc>
          <w:tcPr>
            <w:tcW w:w="3719" w:type="dxa"/>
            <w:vAlign w:val="top"/>
          </w:tcPr>
          <w:p w14:paraId="6D89D5A0">
            <w:pPr>
              <w:spacing w:after="0" w:line="360" w:lineRule="auto"/>
            </w:pPr>
          </w:p>
        </w:tc>
      </w:tr>
      <w:tr w14:paraId="5BB7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97" w:type="dxa"/>
            <w:shd w:val="clear" w:color="auto" w:fill="F2F2F2"/>
            <w:vAlign w:val="top"/>
          </w:tcPr>
          <w:p w14:paraId="0A74AC67">
            <w:pPr>
              <w:spacing w:after="0" w:line="360" w:lineRule="auto"/>
            </w:pPr>
            <w:r>
              <w:rPr>
                <w:rFonts w:ascii="Times New Roman" w:hAnsi="Times New Roman" w:eastAsia="宋体" w:cs="宋体"/>
                <w:b/>
                <w:sz w:val="18"/>
              </w:rPr>
              <w:t>Applicable Entity</w:t>
            </w:r>
          </w:p>
        </w:tc>
        <w:tc>
          <w:tcPr>
            <w:tcW w:w="2714" w:type="dxa"/>
            <w:vAlign w:val="top"/>
          </w:tcPr>
          <w:p w14:paraId="623602C3">
            <w:pPr>
              <w:spacing w:after="0" w:line="360" w:lineRule="auto"/>
            </w:pPr>
            <w:r>
              <w:rPr>
                <w:rFonts w:hint="eastAsia" w:ascii="Times New Roman" w:hAnsi="Times New Roman" w:eastAsia="宋体" w:cs="宋体"/>
                <w:b w:val="0"/>
                <w:sz w:val="18"/>
                <w:lang w:eastAsia="zh-CN"/>
              </w:rPr>
              <w:t>□ Party A only  □ Including affiliates: ________</w:t>
            </w:r>
          </w:p>
        </w:tc>
        <w:tc>
          <w:tcPr>
            <w:tcW w:w="1582" w:type="dxa"/>
            <w:shd w:val="clear" w:color="auto" w:fill="F2F2F2"/>
            <w:vAlign w:val="top"/>
          </w:tcPr>
          <w:p w14:paraId="4AB2FD2C">
            <w:pPr>
              <w:spacing w:after="0" w:line="360" w:lineRule="auto"/>
            </w:pPr>
            <w:r>
              <w:rPr>
                <w:rFonts w:ascii="Times New Roman" w:hAnsi="Times New Roman" w:eastAsia="宋体" w:cs="宋体"/>
                <w:b/>
                <w:sz w:val="18"/>
              </w:rPr>
              <w:t>Service Account</w:t>
            </w:r>
          </w:p>
        </w:tc>
        <w:tc>
          <w:tcPr>
            <w:tcW w:w="3719" w:type="dxa"/>
            <w:vAlign w:val="top"/>
          </w:tcPr>
          <w:p w14:paraId="684A96C6">
            <w:pPr>
              <w:spacing w:after="0" w:line="360" w:lineRule="auto"/>
            </w:pPr>
            <w:r>
              <w:rPr>
                <w:rFonts w:ascii="Times New Roman" w:hAnsi="Times New Roman" w:eastAsia="宋体" w:cs="宋体"/>
                <w:b w:val="0"/>
                <w:sz w:val="18"/>
              </w:rPr>
              <w:t>【　　　　】</w:t>
            </w:r>
          </w:p>
        </w:tc>
      </w:tr>
      <w:tr w14:paraId="50CD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97" w:type="dxa"/>
            <w:shd w:val="clear" w:color="auto" w:fill="F2F2F2"/>
            <w:vAlign w:val="top"/>
          </w:tcPr>
          <w:p w14:paraId="0FDDA71C">
            <w:pPr>
              <w:spacing w:after="0" w:line="360" w:lineRule="auto"/>
            </w:pPr>
            <w:r>
              <w:rPr>
                <w:rFonts w:ascii="Times New Roman" w:hAnsi="Times New Roman" w:eastAsia="宋体" w:cs="宋体"/>
                <w:b/>
                <w:sz w:val="18"/>
              </w:rPr>
              <w:t>Party B Account Manager</w:t>
            </w:r>
          </w:p>
        </w:tc>
        <w:tc>
          <w:tcPr>
            <w:tcW w:w="2714" w:type="dxa"/>
            <w:vAlign w:val="top"/>
          </w:tcPr>
          <w:p w14:paraId="2065EB22">
            <w:pPr>
              <w:spacing w:after="0" w:line="360" w:lineRule="auto"/>
            </w:pPr>
            <w:r>
              <w:rPr>
                <w:rFonts w:ascii="Times New Roman" w:hAnsi="Times New Roman" w:eastAsia="宋体" w:cs="宋体"/>
                <w:b w:val="0"/>
                <w:sz w:val="18"/>
              </w:rPr>
              <w:t>【　　　　】</w:t>
            </w:r>
          </w:p>
        </w:tc>
        <w:tc>
          <w:tcPr>
            <w:tcW w:w="1582" w:type="dxa"/>
            <w:shd w:val="clear" w:color="auto" w:fill="F2F2F2"/>
            <w:vAlign w:val="top"/>
          </w:tcPr>
          <w:p w14:paraId="0681704F">
            <w:pPr>
              <w:spacing w:after="0" w:line="360" w:lineRule="auto"/>
            </w:pPr>
            <w:r>
              <w:rPr>
                <w:rFonts w:ascii="Times New Roman" w:hAnsi="Times New Roman" w:eastAsia="宋体" w:cs="宋体"/>
                <w:b/>
                <w:sz w:val="18"/>
              </w:rPr>
              <w:t>Approval Validity Period</w:t>
            </w:r>
          </w:p>
        </w:tc>
        <w:tc>
          <w:tcPr>
            <w:tcW w:w="3719" w:type="dxa"/>
            <w:vAlign w:val="top"/>
          </w:tcPr>
          <w:p w14:paraId="24A91610">
            <w:pPr>
              <w:spacing w:after="0" w:line="360" w:lineRule="auto"/>
            </w:pPr>
            <w:r>
              <w:rPr>
                <w:rFonts w:ascii="Times New Roman" w:hAnsi="Times New Roman" w:eastAsia="宋体" w:cs="宋体"/>
                <w:b w:val="0"/>
                <w:sz w:val="18"/>
              </w:rPr>
              <w:t>【____ Year __ Month __ Day to ____ Year __ Month __ Day】</w:t>
            </w:r>
          </w:p>
        </w:tc>
      </w:tr>
      <w:tr w14:paraId="08C7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97" w:type="dxa"/>
            <w:shd w:val="clear" w:color="auto" w:fill="F2F2F2"/>
            <w:vAlign w:val="top"/>
          </w:tcPr>
          <w:p w14:paraId="366C7173">
            <w:pPr>
              <w:spacing w:after="0" w:line="360" w:lineRule="auto"/>
            </w:pPr>
            <w:r>
              <w:rPr>
                <w:rFonts w:ascii="Times New Roman" w:hAnsi="Times New Roman" w:eastAsia="宋体" w:cs="宋体"/>
                <w:b/>
                <w:sz w:val="18"/>
              </w:rPr>
              <w:t>Payment Method</w:t>
            </w:r>
          </w:p>
        </w:tc>
        <w:tc>
          <w:tcPr>
            <w:tcW w:w="2714" w:type="dxa"/>
            <w:vAlign w:val="top"/>
          </w:tcPr>
          <w:p w14:paraId="3B8B3224">
            <w:pPr>
              <w:spacing w:after="0" w:line="360" w:lineRule="auto"/>
            </w:pPr>
            <w:r>
              <w:rPr>
                <w:rFonts w:ascii="Times New Roman" w:hAnsi="Times New Roman" w:eastAsia="宋体" w:cs="宋体"/>
                <w:b w:val="0"/>
                <w:sz w:val="18"/>
              </w:rPr>
              <w:t>Prepaid (activate after full receipt)</w:t>
            </w:r>
          </w:p>
        </w:tc>
        <w:tc>
          <w:tcPr>
            <w:tcW w:w="1582" w:type="dxa"/>
            <w:shd w:val="clear" w:color="auto" w:fill="F2F2F2"/>
            <w:vAlign w:val="top"/>
          </w:tcPr>
          <w:p w14:paraId="6493604C">
            <w:pPr>
              <w:spacing w:after="0" w:line="360" w:lineRule="auto"/>
            </w:pPr>
            <w:r>
              <w:rPr>
                <w:rFonts w:ascii="Times New Roman" w:hAnsi="Times New Roman" w:eastAsia="宋体" w:cs="宋体"/>
                <w:b/>
                <w:sz w:val="18"/>
              </w:rPr>
              <w:t>Currency &amp; Tax</w:t>
            </w:r>
          </w:p>
        </w:tc>
        <w:tc>
          <w:tcPr>
            <w:tcW w:w="3719" w:type="dxa"/>
            <w:vAlign w:val="top"/>
          </w:tcPr>
          <w:p w14:paraId="726CEA5C">
            <w:pPr>
              <w:spacing w:after="0" w:line="360" w:lineRule="auto"/>
            </w:pPr>
            <w:r>
              <w:rPr>
                <w:rFonts w:hint="eastAsia" w:ascii="Times New Roman" w:hAnsi="Times New Roman" w:eastAsia="宋体" w:cs="宋体"/>
                <w:b w:val="0"/>
                <w:sz w:val="18"/>
                <w:lang w:eastAsia="zh-CN"/>
              </w:rPr>
              <w:t>□ RMB tax-inclusive  □ USD; □ Tax-inclusive □ Tax-exclusive</w:t>
            </w:r>
          </w:p>
        </w:tc>
      </w:tr>
      <w:tr w14:paraId="1715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97" w:type="dxa"/>
            <w:shd w:val="clear" w:color="auto" w:fill="F2F2F2"/>
            <w:vAlign w:val="top"/>
          </w:tcPr>
          <w:p w14:paraId="1AD76061">
            <w:pPr>
              <w:spacing w:after="0" w:line="360" w:lineRule="auto"/>
            </w:pPr>
            <w:r>
              <w:rPr>
                <w:rFonts w:ascii="Times New Roman" w:hAnsi="Times New Roman" w:eastAsia="宋体" w:cs="宋体"/>
                <w:b/>
                <w:sz w:val="18"/>
              </w:rPr>
              <w:t>Expected Activation Date</w:t>
            </w:r>
          </w:p>
        </w:tc>
        <w:tc>
          <w:tcPr>
            <w:tcW w:w="2714" w:type="dxa"/>
            <w:vAlign w:val="top"/>
          </w:tcPr>
          <w:p w14:paraId="249707A4">
            <w:pPr>
              <w:spacing w:after="0" w:line="360" w:lineRule="auto"/>
            </w:pPr>
            <w:r>
              <w:rPr>
                <w:rFonts w:ascii="Times New Roman" w:hAnsi="Times New Roman" w:eastAsia="宋体" w:cs="宋体"/>
                <w:b w:val="0"/>
                <w:sz w:val="18"/>
              </w:rPr>
              <w:t>【____ Year __ Month __ Day】</w:t>
            </w:r>
          </w:p>
        </w:tc>
        <w:tc>
          <w:tcPr>
            <w:tcW w:w="1582" w:type="dxa"/>
            <w:shd w:val="clear" w:color="auto" w:fill="F2F2F2"/>
            <w:vAlign w:val="top"/>
          </w:tcPr>
          <w:p w14:paraId="02D12B5C">
            <w:pPr>
              <w:spacing w:after="0" w:line="360" w:lineRule="auto"/>
            </w:pPr>
            <w:r>
              <w:rPr>
                <w:rFonts w:ascii="Times New Roman" w:hAnsi="Times New Roman" w:eastAsia="宋体" w:cs="宋体"/>
                <w:b/>
                <w:sz w:val="18"/>
              </w:rPr>
              <w:t>Purchase / Applicable Period</w:t>
            </w:r>
          </w:p>
        </w:tc>
        <w:tc>
          <w:tcPr>
            <w:tcW w:w="3719" w:type="dxa"/>
            <w:vAlign w:val="top"/>
          </w:tcPr>
          <w:p w14:paraId="2F0500A6">
            <w:pPr>
              <w:spacing w:after="0" w:line="360" w:lineRule="auto"/>
            </w:pPr>
            <w:r>
              <w:rPr>
                <w:rFonts w:ascii="Times New Roman" w:hAnsi="Times New Roman" w:eastAsia="宋体" w:cs="宋体"/>
                <w:b w:val="0"/>
                <w:sz w:val="18"/>
              </w:rPr>
              <w:t>【____ Year __ Month __ Day to ____ Year __ Month __ Day】</w:t>
            </w:r>
          </w:p>
        </w:tc>
      </w:tr>
    </w:tbl>
    <w:p w14:paraId="5BF35C0B">
      <w:pPr>
        <w:spacing w:before="361" w:beforeLines="100" w:after="361" w:afterLines="100" w:line="276" w:lineRule="auto"/>
      </w:pPr>
      <w:r>
        <w:rPr>
          <w:rFonts w:ascii="Times New Roman" w:hAnsi="Times New Roman" w:eastAsia="宋体" w:cs="黑体"/>
          <w:b/>
          <w:sz w:val="24"/>
        </w:rPr>
        <w:t>I. Products, Prices, Discounts and Service Entitlements</w:t>
      </w:r>
    </w:p>
    <w:tbl>
      <w:tblPr>
        <w:tblStyle w:val="33"/>
        <w:tblW w:w="10289" w:type="dxa"/>
        <w:tblInd w:w="-3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1527"/>
        <w:gridCol w:w="1493"/>
        <w:gridCol w:w="1595"/>
        <w:gridCol w:w="1473"/>
        <w:gridCol w:w="1528"/>
        <w:gridCol w:w="1718"/>
      </w:tblGrid>
      <w:tr w14:paraId="36AF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55" w:type="dxa"/>
            <w:shd w:val="clear" w:color="auto" w:fill="F2F2F2"/>
            <w:vAlign w:val="top"/>
          </w:tcPr>
          <w:p w14:paraId="026E441D">
            <w:pPr>
              <w:spacing w:after="0" w:line="360" w:lineRule="auto"/>
              <w:rPr>
                <w:sz w:val="18"/>
                <w:szCs w:val="18"/>
              </w:rPr>
            </w:pPr>
            <w:r>
              <w:rPr>
                <w:rFonts w:ascii="Times New Roman" w:hAnsi="Times New Roman" w:eastAsia="宋体" w:cs="宋体"/>
                <w:b/>
                <w:sz w:val="18"/>
                <w:szCs w:val="18"/>
              </w:rPr>
              <w:t>Product Category</w:t>
            </w:r>
          </w:p>
        </w:tc>
        <w:tc>
          <w:tcPr>
            <w:tcW w:w="1527" w:type="dxa"/>
            <w:shd w:val="clear" w:color="auto" w:fill="F2F2F2"/>
            <w:vAlign w:val="top"/>
          </w:tcPr>
          <w:p w14:paraId="427588DD">
            <w:pPr>
              <w:spacing w:after="0" w:line="360" w:lineRule="auto"/>
              <w:rPr>
                <w:sz w:val="18"/>
                <w:szCs w:val="18"/>
              </w:rPr>
            </w:pPr>
            <w:r>
              <w:rPr>
                <w:rFonts w:ascii="Times New Roman" w:hAnsi="Times New Roman" w:eastAsia="宋体" w:cs="宋体"/>
                <w:b/>
                <w:sz w:val="18"/>
                <w:szCs w:val="18"/>
              </w:rPr>
              <w:t>Product / Model / Version</w:t>
            </w:r>
          </w:p>
        </w:tc>
        <w:tc>
          <w:tcPr>
            <w:tcW w:w="1493" w:type="dxa"/>
            <w:shd w:val="clear" w:color="auto" w:fill="F2F2F2"/>
            <w:vAlign w:val="top"/>
          </w:tcPr>
          <w:p w14:paraId="2002BDC9">
            <w:pPr>
              <w:spacing w:after="0" w:line="360" w:lineRule="auto"/>
              <w:rPr>
                <w:sz w:val="18"/>
                <w:szCs w:val="18"/>
              </w:rPr>
            </w:pPr>
            <w:r>
              <w:rPr>
                <w:rFonts w:ascii="Times New Roman" w:hAnsi="Times New Roman" w:eastAsia="宋体" w:cs="宋体"/>
                <w:b/>
                <w:sz w:val="18"/>
                <w:szCs w:val="18"/>
              </w:rPr>
              <w:t>Service Mode &amp; Specs</w:t>
            </w:r>
          </w:p>
        </w:tc>
        <w:tc>
          <w:tcPr>
            <w:tcW w:w="1595" w:type="dxa"/>
            <w:shd w:val="clear" w:color="auto" w:fill="F2F2F2"/>
            <w:vAlign w:val="top"/>
          </w:tcPr>
          <w:p w14:paraId="3455DAA0">
            <w:pPr>
              <w:spacing w:after="0" w:line="360" w:lineRule="auto"/>
              <w:rPr>
                <w:sz w:val="18"/>
                <w:szCs w:val="18"/>
              </w:rPr>
            </w:pPr>
            <w:r>
              <w:rPr>
                <w:rFonts w:ascii="Times New Roman" w:hAnsi="Times New Roman" w:eastAsia="宋体" w:cs="宋体"/>
                <w:b/>
                <w:sz w:val="18"/>
                <w:szCs w:val="18"/>
              </w:rPr>
              <w:t>Billing Unit / List Price</w:t>
            </w:r>
          </w:p>
        </w:tc>
        <w:tc>
          <w:tcPr>
            <w:tcW w:w="1473" w:type="dxa"/>
            <w:shd w:val="clear" w:color="auto" w:fill="F2F2F2"/>
            <w:vAlign w:val="top"/>
          </w:tcPr>
          <w:p w14:paraId="0135FEC7">
            <w:pPr>
              <w:spacing w:after="0" w:line="360" w:lineRule="auto"/>
              <w:rPr>
                <w:sz w:val="18"/>
                <w:szCs w:val="18"/>
              </w:rPr>
            </w:pPr>
            <w:r>
              <w:rPr>
                <w:rFonts w:ascii="Times New Roman" w:hAnsi="Times New Roman" w:eastAsia="宋体" w:cs="宋体"/>
                <w:b/>
                <w:sz w:val="18"/>
                <w:szCs w:val="18"/>
              </w:rPr>
              <w:t>Approved Discount / Net Price</w:t>
            </w:r>
          </w:p>
        </w:tc>
        <w:tc>
          <w:tcPr>
            <w:tcW w:w="1528" w:type="dxa"/>
            <w:shd w:val="clear" w:color="auto" w:fill="F2F2F2"/>
            <w:vAlign w:val="top"/>
          </w:tcPr>
          <w:p w14:paraId="06B7D6D1">
            <w:pPr>
              <w:spacing w:after="0" w:line="360" w:lineRule="auto"/>
              <w:rPr>
                <w:sz w:val="18"/>
                <w:szCs w:val="18"/>
              </w:rPr>
            </w:pPr>
            <w:r>
              <w:rPr>
                <w:rFonts w:ascii="Times New Roman" w:hAnsi="Times New Roman" w:eastAsia="宋体" w:cs="宋体"/>
                <w:b/>
                <w:sz w:val="18"/>
                <w:szCs w:val="18"/>
              </w:rPr>
              <w:t>Purchase Amount / Qty</w:t>
            </w:r>
          </w:p>
        </w:tc>
        <w:tc>
          <w:tcPr>
            <w:tcW w:w="1718" w:type="dxa"/>
            <w:shd w:val="clear" w:color="auto" w:fill="F2F2F2"/>
            <w:vAlign w:val="top"/>
          </w:tcPr>
          <w:p w14:paraId="31532BF6">
            <w:pPr>
              <w:spacing w:after="0" w:line="360" w:lineRule="auto"/>
              <w:rPr>
                <w:sz w:val="18"/>
                <w:szCs w:val="18"/>
              </w:rPr>
            </w:pPr>
            <w:r>
              <w:rPr>
                <w:rFonts w:ascii="Times New Roman" w:hAnsi="Times New Roman" w:eastAsia="宋体" w:cs="宋体"/>
                <w:b/>
                <w:sz w:val="18"/>
                <w:szCs w:val="18"/>
              </w:rPr>
              <w:t>Service Entitlements &amp; Validity</w:t>
            </w:r>
          </w:p>
        </w:tc>
      </w:tr>
      <w:tr w14:paraId="2D11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55" w:type="dxa"/>
            <w:vAlign w:val="top"/>
          </w:tcPr>
          <w:p w14:paraId="797520A5">
            <w:pPr>
              <w:spacing w:after="0" w:line="360" w:lineRule="auto"/>
            </w:pPr>
          </w:p>
        </w:tc>
        <w:tc>
          <w:tcPr>
            <w:tcW w:w="1527" w:type="dxa"/>
            <w:vAlign w:val="top"/>
          </w:tcPr>
          <w:p w14:paraId="3E0842F8">
            <w:pPr>
              <w:spacing w:after="0" w:line="360" w:lineRule="auto"/>
            </w:pPr>
          </w:p>
        </w:tc>
        <w:tc>
          <w:tcPr>
            <w:tcW w:w="1493" w:type="dxa"/>
            <w:vAlign w:val="top"/>
          </w:tcPr>
          <w:p w14:paraId="2DFC998E">
            <w:pPr>
              <w:spacing w:after="0" w:line="360" w:lineRule="auto"/>
            </w:pPr>
          </w:p>
        </w:tc>
        <w:tc>
          <w:tcPr>
            <w:tcW w:w="1595" w:type="dxa"/>
            <w:vAlign w:val="top"/>
          </w:tcPr>
          <w:p w14:paraId="15F85CA1">
            <w:pPr>
              <w:spacing w:after="0" w:line="360" w:lineRule="auto"/>
            </w:pPr>
          </w:p>
        </w:tc>
        <w:tc>
          <w:tcPr>
            <w:tcW w:w="1473" w:type="dxa"/>
            <w:vAlign w:val="top"/>
          </w:tcPr>
          <w:p w14:paraId="54D44DA5">
            <w:pPr>
              <w:spacing w:after="0" w:line="360" w:lineRule="auto"/>
            </w:pPr>
          </w:p>
        </w:tc>
        <w:tc>
          <w:tcPr>
            <w:tcW w:w="1528" w:type="dxa"/>
            <w:vAlign w:val="top"/>
          </w:tcPr>
          <w:p w14:paraId="5AF16656">
            <w:pPr>
              <w:spacing w:after="0" w:line="360" w:lineRule="auto"/>
            </w:pPr>
          </w:p>
        </w:tc>
        <w:tc>
          <w:tcPr>
            <w:tcW w:w="1718" w:type="dxa"/>
            <w:vAlign w:val="top"/>
          </w:tcPr>
          <w:p w14:paraId="289A7CA1">
            <w:pPr>
              <w:spacing w:after="0" w:line="360" w:lineRule="auto"/>
            </w:pPr>
          </w:p>
        </w:tc>
      </w:tr>
      <w:tr w14:paraId="66B9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55" w:type="dxa"/>
            <w:vAlign w:val="top"/>
          </w:tcPr>
          <w:p w14:paraId="094E818E">
            <w:pPr>
              <w:spacing w:after="0" w:line="360" w:lineRule="auto"/>
            </w:pPr>
          </w:p>
        </w:tc>
        <w:tc>
          <w:tcPr>
            <w:tcW w:w="1527" w:type="dxa"/>
            <w:vAlign w:val="top"/>
          </w:tcPr>
          <w:p w14:paraId="29867865">
            <w:pPr>
              <w:spacing w:after="0" w:line="360" w:lineRule="auto"/>
            </w:pPr>
          </w:p>
        </w:tc>
        <w:tc>
          <w:tcPr>
            <w:tcW w:w="1493" w:type="dxa"/>
            <w:vAlign w:val="top"/>
          </w:tcPr>
          <w:p w14:paraId="3B3B04B0">
            <w:pPr>
              <w:spacing w:after="0" w:line="360" w:lineRule="auto"/>
            </w:pPr>
          </w:p>
        </w:tc>
        <w:tc>
          <w:tcPr>
            <w:tcW w:w="1595" w:type="dxa"/>
            <w:vAlign w:val="top"/>
          </w:tcPr>
          <w:p w14:paraId="7CEFF0C7">
            <w:pPr>
              <w:spacing w:after="0" w:line="360" w:lineRule="auto"/>
            </w:pPr>
          </w:p>
        </w:tc>
        <w:tc>
          <w:tcPr>
            <w:tcW w:w="1473" w:type="dxa"/>
            <w:vAlign w:val="top"/>
          </w:tcPr>
          <w:p w14:paraId="598C9D64">
            <w:pPr>
              <w:spacing w:after="0" w:line="360" w:lineRule="auto"/>
            </w:pPr>
          </w:p>
        </w:tc>
        <w:tc>
          <w:tcPr>
            <w:tcW w:w="1528" w:type="dxa"/>
            <w:vAlign w:val="top"/>
          </w:tcPr>
          <w:p w14:paraId="4C7698BC">
            <w:pPr>
              <w:spacing w:after="0" w:line="360" w:lineRule="auto"/>
            </w:pPr>
          </w:p>
        </w:tc>
        <w:tc>
          <w:tcPr>
            <w:tcW w:w="1718" w:type="dxa"/>
            <w:vAlign w:val="top"/>
          </w:tcPr>
          <w:p w14:paraId="039615CB">
            <w:pPr>
              <w:spacing w:after="0" w:line="360" w:lineRule="auto"/>
            </w:pPr>
          </w:p>
        </w:tc>
      </w:tr>
    </w:tbl>
    <w:p w14:paraId="087E97EC">
      <w:pPr>
        <w:spacing w:before="361" w:beforeLines="100" w:after="361" w:afterLines="100" w:line="276" w:lineRule="auto"/>
      </w:pPr>
      <w:r>
        <w:rPr>
          <w:rFonts w:ascii="Times New Roman" w:hAnsi="Times New Roman" w:eastAsia="宋体" w:cs="黑体"/>
          <w:b/>
          <w:sz w:val="24"/>
        </w:rPr>
        <w:t>II. Commercial Policy Application and Approval</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4"/>
        <w:gridCol w:w="3172"/>
        <w:gridCol w:w="1689"/>
        <w:gridCol w:w="3017"/>
      </w:tblGrid>
      <w:tr w14:paraId="48F2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4" w:type="dxa"/>
            <w:shd w:val="clear" w:color="auto" w:fill="F2F2F2"/>
            <w:vAlign w:val="top"/>
          </w:tcPr>
          <w:p w14:paraId="7AFF9789">
            <w:pPr>
              <w:spacing w:after="0" w:line="360" w:lineRule="auto"/>
              <w:rPr>
                <w:sz w:val="18"/>
                <w:szCs w:val="18"/>
              </w:rPr>
            </w:pPr>
            <w:r>
              <w:rPr>
                <w:rFonts w:ascii="Times New Roman" w:hAnsi="Times New Roman" w:eastAsia="宋体" w:cs="宋体"/>
                <w:b/>
                <w:sz w:val="18"/>
                <w:szCs w:val="18"/>
              </w:rPr>
              <w:t>Requested Policy</w:t>
            </w:r>
          </w:p>
        </w:tc>
        <w:tc>
          <w:tcPr>
            <w:tcW w:w="3172" w:type="dxa"/>
            <w:vAlign w:val="top"/>
          </w:tcPr>
          <w:p w14:paraId="6C5FFFF0">
            <w:pPr>
              <w:spacing w:after="0" w:line="360" w:lineRule="auto"/>
              <w:rPr>
                <w:sz w:val="18"/>
                <w:szCs w:val="18"/>
              </w:rPr>
            </w:pPr>
            <w:r>
              <w:rPr>
                <w:rFonts w:hint="eastAsia" w:ascii="Times New Roman" w:hAnsi="Times New Roman" w:eastAsia="宋体" w:cs="宋体"/>
                <w:b w:val="0"/>
                <w:sz w:val="18"/>
                <w:szCs w:val="18"/>
                <w:lang w:eastAsia="zh-CN"/>
              </w:rPr>
              <w:t>□ Single discount □ Tiered discount □ Volume balance rebate □ Price lock □ Other (no take-or-pay)</w:t>
            </w:r>
          </w:p>
        </w:tc>
        <w:tc>
          <w:tcPr>
            <w:tcW w:w="1689" w:type="dxa"/>
            <w:shd w:val="clear" w:color="auto" w:fill="F2F2F2"/>
            <w:vAlign w:val="top"/>
          </w:tcPr>
          <w:p w14:paraId="72F46AEE">
            <w:pPr>
              <w:spacing w:after="0" w:line="360" w:lineRule="auto"/>
              <w:rPr>
                <w:sz w:val="18"/>
                <w:szCs w:val="18"/>
              </w:rPr>
            </w:pPr>
            <w:r>
              <w:rPr>
                <w:rFonts w:ascii="Times New Roman" w:hAnsi="Times New Roman" w:eastAsia="宋体" w:cs="宋体"/>
                <w:b/>
                <w:sz w:val="18"/>
                <w:szCs w:val="18"/>
              </w:rPr>
              <w:t>Approval Result</w:t>
            </w:r>
          </w:p>
        </w:tc>
        <w:tc>
          <w:tcPr>
            <w:tcW w:w="3017" w:type="dxa"/>
            <w:vAlign w:val="top"/>
          </w:tcPr>
          <w:p w14:paraId="43D84DC2">
            <w:pPr>
              <w:spacing w:after="0" w:line="360" w:lineRule="auto"/>
              <w:rPr>
                <w:sz w:val="18"/>
                <w:szCs w:val="18"/>
              </w:rPr>
            </w:pPr>
            <w:r>
              <w:rPr>
                <w:rFonts w:ascii="Times New Roman" w:hAnsi="Times New Roman" w:eastAsia="宋体" w:cs="宋体"/>
                <w:b w:val="0"/>
                <w:sz w:val="18"/>
                <w:szCs w:val="18"/>
              </w:rPr>
              <w:t>□ Approved □ Conditionally approved □ Rejected</w:t>
            </w:r>
          </w:p>
        </w:tc>
      </w:tr>
      <w:tr w14:paraId="1B0C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4" w:type="dxa"/>
            <w:shd w:val="clear" w:color="auto" w:fill="F2F2F2"/>
            <w:vAlign w:val="top"/>
          </w:tcPr>
          <w:p w14:paraId="39FE71CE">
            <w:pPr>
              <w:spacing w:after="0" w:line="360" w:lineRule="auto"/>
              <w:rPr>
                <w:sz w:val="18"/>
                <w:szCs w:val="18"/>
              </w:rPr>
            </w:pPr>
            <w:r>
              <w:rPr>
                <w:rFonts w:ascii="Times New Roman" w:hAnsi="Times New Roman" w:eastAsia="宋体" w:cs="宋体"/>
                <w:b/>
                <w:sz w:val="18"/>
                <w:szCs w:val="18"/>
              </w:rPr>
              <w:t>Estimated Purchase Amount</w:t>
            </w:r>
          </w:p>
        </w:tc>
        <w:tc>
          <w:tcPr>
            <w:tcW w:w="3172" w:type="dxa"/>
            <w:vAlign w:val="top"/>
          </w:tcPr>
          <w:p w14:paraId="6CB81526">
            <w:pPr>
              <w:spacing w:after="0" w:line="360" w:lineRule="auto"/>
              <w:rPr>
                <w:sz w:val="18"/>
                <w:szCs w:val="18"/>
              </w:rPr>
            </w:pPr>
            <w:r>
              <w:rPr>
                <w:rFonts w:ascii="Times New Roman" w:hAnsi="Times New Roman" w:eastAsia="宋体" w:cs="宋体"/>
                <w:b w:val="0"/>
                <w:sz w:val="18"/>
                <w:szCs w:val="18"/>
              </w:rPr>
              <w:t>【　　】 RMB (□ Tax-inclusive □ Tax-exclusive) In words: 【　　】</w:t>
            </w:r>
          </w:p>
        </w:tc>
        <w:tc>
          <w:tcPr>
            <w:tcW w:w="1689" w:type="dxa"/>
            <w:shd w:val="clear" w:color="auto" w:fill="F2F2F2"/>
            <w:vAlign w:val="top"/>
          </w:tcPr>
          <w:p w14:paraId="75750F10">
            <w:pPr>
              <w:spacing w:after="0" w:line="360" w:lineRule="auto"/>
              <w:rPr>
                <w:sz w:val="18"/>
                <w:szCs w:val="18"/>
              </w:rPr>
            </w:pPr>
            <w:r>
              <w:rPr>
                <w:rFonts w:ascii="Times New Roman" w:hAnsi="Times New Roman" w:eastAsia="宋体" w:cs="宋体"/>
                <w:b/>
                <w:sz w:val="18"/>
                <w:szCs w:val="18"/>
              </w:rPr>
              <w:t>Minimum Single Top-up</w:t>
            </w:r>
          </w:p>
        </w:tc>
        <w:tc>
          <w:tcPr>
            <w:tcW w:w="3017" w:type="dxa"/>
            <w:vAlign w:val="top"/>
          </w:tcPr>
          <w:p w14:paraId="1CBE1BEC">
            <w:pPr>
              <w:spacing w:after="0" w:line="360" w:lineRule="auto"/>
              <w:rPr>
                <w:sz w:val="18"/>
                <w:szCs w:val="18"/>
              </w:rPr>
            </w:pPr>
            <w:r>
              <w:rPr>
                <w:rFonts w:ascii="Times New Roman" w:hAnsi="Times New Roman" w:eastAsia="宋体" w:cs="宋体"/>
                <w:b w:val="0"/>
                <w:sz w:val="18"/>
                <w:szCs w:val="18"/>
              </w:rPr>
              <w:t>【　　】 RMB (□ Tax-inclusive □ Tax-exclusive) In words: 【　　】</w:t>
            </w:r>
          </w:p>
        </w:tc>
      </w:tr>
      <w:tr w14:paraId="0B30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4" w:type="dxa"/>
            <w:shd w:val="clear" w:color="auto" w:fill="F2F2F2"/>
            <w:vAlign w:val="top"/>
          </w:tcPr>
          <w:p w14:paraId="445A08BB">
            <w:pPr>
              <w:spacing w:after="0" w:line="360" w:lineRule="auto"/>
              <w:rPr>
                <w:sz w:val="18"/>
                <w:szCs w:val="18"/>
              </w:rPr>
            </w:pPr>
            <w:r>
              <w:rPr>
                <w:rFonts w:ascii="Times New Roman" w:hAnsi="Times New Roman" w:eastAsia="宋体" w:cs="宋体"/>
                <w:b/>
                <w:sz w:val="18"/>
                <w:szCs w:val="18"/>
              </w:rPr>
              <w:t>Applicable Product Scope</w:t>
            </w:r>
          </w:p>
        </w:tc>
        <w:tc>
          <w:tcPr>
            <w:tcW w:w="3172" w:type="dxa"/>
            <w:vAlign w:val="top"/>
          </w:tcPr>
          <w:p w14:paraId="01159A37">
            <w:pPr>
              <w:spacing w:after="0" w:line="360" w:lineRule="auto"/>
              <w:rPr>
                <w:sz w:val="18"/>
                <w:szCs w:val="18"/>
              </w:rPr>
            </w:pPr>
            <w:r>
              <w:rPr>
                <w:rFonts w:ascii="Times New Roman" w:hAnsi="Times New Roman" w:eastAsia="宋体" w:cs="宋体"/>
                <w:b w:val="0"/>
                <w:sz w:val="18"/>
                <w:szCs w:val="18"/>
              </w:rPr>
              <w:t>【　　　　】</w:t>
            </w:r>
          </w:p>
        </w:tc>
        <w:tc>
          <w:tcPr>
            <w:tcW w:w="1689" w:type="dxa"/>
            <w:shd w:val="clear" w:color="auto" w:fill="F2F2F2"/>
            <w:vAlign w:val="top"/>
          </w:tcPr>
          <w:p w14:paraId="0C532F35">
            <w:pPr>
              <w:spacing w:after="0" w:line="360" w:lineRule="auto"/>
              <w:rPr>
                <w:sz w:val="18"/>
                <w:szCs w:val="18"/>
              </w:rPr>
            </w:pPr>
            <w:r>
              <w:rPr>
                <w:rFonts w:ascii="Times New Roman" w:hAnsi="Times New Roman" w:eastAsia="宋体" w:cs="宋体"/>
                <w:b/>
                <w:sz w:val="18"/>
                <w:szCs w:val="18"/>
              </w:rPr>
              <w:t>Stacking Allowed</w:t>
            </w:r>
          </w:p>
        </w:tc>
        <w:tc>
          <w:tcPr>
            <w:tcW w:w="3017" w:type="dxa"/>
            <w:vAlign w:val="top"/>
          </w:tcPr>
          <w:p w14:paraId="178F9280">
            <w:pPr>
              <w:spacing w:after="0" w:line="360" w:lineRule="auto"/>
              <w:rPr>
                <w:sz w:val="18"/>
                <w:szCs w:val="18"/>
              </w:rPr>
            </w:pPr>
            <w:r>
              <w:rPr>
                <w:rFonts w:hint="eastAsia" w:ascii="Times New Roman" w:hAnsi="Times New Roman" w:eastAsia="宋体" w:cs="宋体"/>
                <w:b w:val="0"/>
                <w:sz w:val="18"/>
                <w:szCs w:val="18"/>
                <w:lang w:eastAsia="zh-CN"/>
              </w:rPr>
              <w:t>□ No □ Yes: ________</w:t>
            </w:r>
          </w:p>
        </w:tc>
      </w:tr>
      <w:tr w14:paraId="3517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4" w:type="dxa"/>
            <w:shd w:val="clear" w:color="auto" w:fill="F2F2F2"/>
            <w:vAlign w:val="top"/>
          </w:tcPr>
          <w:p w14:paraId="3C3EAF20">
            <w:pPr>
              <w:spacing w:after="0" w:line="360" w:lineRule="auto"/>
              <w:rPr>
                <w:sz w:val="18"/>
                <w:szCs w:val="18"/>
              </w:rPr>
            </w:pPr>
            <w:r>
              <w:rPr>
                <w:rFonts w:ascii="Times New Roman" w:hAnsi="Times New Roman" w:eastAsia="宋体" w:cs="宋体"/>
                <w:b/>
                <w:sz w:val="18"/>
                <w:szCs w:val="18"/>
              </w:rPr>
              <w:t>Cumulative Basis</w:t>
            </w:r>
          </w:p>
        </w:tc>
        <w:tc>
          <w:tcPr>
            <w:tcW w:w="3172" w:type="dxa"/>
            <w:vAlign w:val="top"/>
          </w:tcPr>
          <w:p w14:paraId="36B45DC7">
            <w:pPr>
              <w:spacing w:after="0" w:line="360" w:lineRule="auto"/>
              <w:rPr>
                <w:sz w:val="18"/>
                <w:szCs w:val="18"/>
              </w:rPr>
            </w:pPr>
            <w:r>
              <w:rPr>
                <w:rFonts w:hint="eastAsia" w:ascii="Times New Roman" w:hAnsi="Times New Roman" w:eastAsia="宋体" w:cs="宋体"/>
                <w:b w:val="0"/>
                <w:sz w:val="18"/>
                <w:szCs w:val="18"/>
                <w:lang w:eastAsia="zh-CN"/>
              </w:rPr>
              <w:t>□ Actual funds received □ Tax-inclusive consumption □ Other: ________</w:t>
            </w:r>
          </w:p>
        </w:tc>
        <w:tc>
          <w:tcPr>
            <w:tcW w:w="1689" w:type="dxa"/>
            <w:shd w:val="clear" w:color="auto" w:fill="F2F2F2"/>
            <w:vAlign w:val="top"/>
          </w:tcPr>
          <w:p w14:paraId="69ED5562">
            <w:pPr>
              <w:spacing w:after="0" w:line="360" w:lineRule="auto"/>
              <w:rPr>
                <w:sz w:val="18"/>
                <w:szCs w:val="18"/>
              </w:rPr>
            </w:pPr>
            <w:r>
              <w:rPr>
                <w:rFonts w:ascii="Times New Roman" w:hAnsi="Times New Roman" w:eastAsia="宋体" w:cs="宋体"/>
                <w:b/>
                <w:sz w:val="18"/>
                <w:szCs w:val="18"/>
              </w:rPr>
              <w:t>Preconditions</w:t>
            </w:r>
          </w:p>
        </w:tc>
        <w:tc>
          <w:tcPr>
            <w:tcW w:w="3017" w:type="dxa"/>
            <w:vAlign w:val="top"/>
          </w:tcPr>
          <w:p w14:paraId="467DBC82">
            <w:pPr>
              <w:spacing w:after="0" w:line="360" w:lineRule="auto"/>
              <w:rPr>
                <w:sz w:val="18"/>
                <w:szCs w:val="18"/>
              </w:rPr>
            </w:pPr>
            <w:r>
              <w:rPr>
                <w:rFonts w:hint="eastAsia" w:ascii="Times New Roman" w:hAnsi="Times New Roman" w:eastAsia="宋体" w:cs="宋体"/>
                <w:b w:val="0"/>
                <w:sz w:val="18"/>
                <w:szCs w:val="18"/>
                <w:lang w:eastAsia="zh-CN"/>
              </w:rPr>
              <w:t>□ Full receipt □ Minimum purchase □ Designated account/product</w:t>
            </w:r>
          </w:p>
        </w:tc>
      </w:tr>
      <w:tr w14:paraId="45ED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4" w:type="dxa"/>
            <w:shd w:val="clear" w:color="auto" w:fill="F2F2F2"/>
            <w:vAlign w:val="top"/>
          </w:tcPr>
          <w:p w14:paraId="3B697C72">
            <w:pPr>
              <w:spacing w:after="0" w:line="360" w:lineRule="auto"/>
              <w:rPr>
                <w:sz w:val="18"/>
                <w:szCs w:val="18"/>
              </w:rPr>
            </w:pPr>
            <w:r>
              <w:rPr>
                <w:rFonts w:ascii="Times New Roman" w:hAnsi="Times New Roman" w:eastAsia="宋体" w:cs="宋体"/>
                <w:b/>
                <w:sz w:val="18"/>
                <w:szCs w:val="18"/>
              </w:rPr>
              <w:t>Retrospective / Balance Rebate</w:t>
            </w:r>
          </w:p>
        </w:tc>
        <w:tc>
          <w:tcPr>
            <w:tcW w:w="3172" w:type="dxa"/>
            <w:vAlign w:val="top"/>
          </w:tcPr>
          <w:p w14:paraId="4F4EA46B">
            <w:pPr>
              <w:spacing w:after="0" w:line="360" w:lineRule="auto"/>
              <w:rPr>
                <w:sz w:val="18"/>
                <w:szCs w:val="18"/>
              </w:rPr>
            </w:pPr>
            <w:r>
              <w:rPr>
                <w:rFonts w:hint="eastAsia" w:ascii="Times New Roman" w:hAnsi="Times New Roman" w:eastAsia="宋体" w:cs="宋体"/>
                <w:b w:val="0"/>
                <w:sz w:val="18"/>
                <w:szCs w:val="18"/>
                <w:lang w:eastAsia="zh-CN"/>
              </w:rPr>
              <w:t>□ N/A □ Applicable; rules: ________</w:t>
            </w:r>
          </w:p>
        </w:tc>
        <w:tc>
          <w:tcPr>
            <w:tcW w:w="1689" w:type="dxa"/>
            <w:shd w:val="clear" w:color="auto" w:fill="F2F2F2"/>
            <w:vAlign w:val="top"/>
          </w:tcPr>
          <w:p w14:paraId="67F28A40">
            <w:pPr>
              <w:spacing w:after="0" w:line="360" w:lineRule="auto"/>
              <w:rPr>
                <w:sz w:val="18"/>
                <w:szCs w:val="18"/>
              </w:rPr>
            </w:pPr>
            <w:r>
              <w:rPr>
                <w:rFonts w:ascii="Times New Roman" w:hAnsi="Times New Roman" w:eastAsia="宋体" w:cs="宋体"/>
                <w:b/>
                <w:sz w:val="18"/>
                <w:szCs w:val="18"/>
              </w:rPr>
              <w:t>Price Lock / Adjustment Conditions</w:t>
            </w:r>
          </w:p>
        </w:tc>
        <w:tc>
          <w:tcPr>
            <w:tcW w:w="3017" w:type="dxa"/>
            <w:vAlign w:val="top"/>
          </w:tcPr>
          <w:p w14:paraId="674703C5">
            <w:pPr>
              <w:spacing w:after="0" w:line="360" w:lineRule="auto"/>
              <w:rPr>
                <w:sz w:val="18"/>
                <w:szCs w:val="18"/>
              </w:rPr>
            </w:pPr>
            <w:r>
              <w:rPr>
                <w:rFonts w:ascii="Times New Roman" w:hAnsi="Times New Roman" w:eastAsia="宋体" w:cs="宋体"/>
                <w:b w:val="0"/>
                <w:sz w:val="18"/>
                <w:szCs w:val="18"/>
              </w:rPr>
              <w:t>【　　　　】</w:t>
            </w:r>
          </w:p>
        </w:tc>
      </w:tr>
      <w:tr w14:paraId="429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34" w:type="dxa"/>
            <w:shd w:val="clear" w:color="auto" w:fill="F2F2F2"/>
            <w:vAlign w:val="top"/>
          </w:tcPr>
          <w:p w14:paraId="1A8E8714">
            <w:pPr>
              <w:spacing w:after="0" w:line="360" w:lineRule="auto"/>
              <w:rPr>
                <w:sz w:val="18"/>
                <w:szCs w:val="18"/>
              </w:rPr>
            </w:pPr>
            <w:r>
              <w:rPr>
                <w:rFonts w:ascii="Times New Roman" w:hAnsi="Times New Roman" w:eastAsia="宋体" w:cs="宋体"/>
                <w:b/>
                <w:sz w:val="18"/>
                <w:szCs w:val="18"/>
              </w:rPr>
              <w:t>Approved Policy / Opinion</w:t>
            </w:r>
          </w:p>
        </w:tc>
        <w:tc>
          <w:tcPr>
            <w:tcW w:w="3172" w:type="dxa"/>
            <w:vAlign w:val="top"/>
          </w:tcPr>
          <w:p w14:paraId="16EE6432">
            <w:pPr>
              <w:spacing w:after="0" w:line="360" w:lineRule="auto"/>
              <w:rPr>
                <w:sz w:val="18"/>
                <w:szCs w:val="18"/>
              </w:rPr>
            </w:pPr>
            <w:r>
              <w:rPr>
                <w:rFonts w:ascii="Times New Roman" w:hAnsi="Times New Roman" w:eastAsia="宋体" w:cs="宋体"/>
                <w:b w:val="0"/>
                <w:sz w:val="18"/>
                <w:szCs w:val="18"/>
              </w:rPr>
              <w:t>【　　　　】</w:t>
            </w:r>
          </w:p>
        </w:tc>
        <w:tc>
          <w:tcPr>
            <w:tcW w:w="1689" w:type="dxa"/>
            <w:shd w:val="clear" w:color="auto" w:fill="F2F2F2"/>
            <w:vAlign w:val="top"/>
          </w:tcPr>
          <w:p w14:paraId="07D26993">
            <w:pPr>
              <w:spacing w:after="0" w:line="360" w:lineRule="auto"/>
              <w:rPr>
                <w:sz w:val="18"/>
                <w:szCs w:val="18"/>
              </w:rPr>
            </w:pPr>
            <w:r>
              <w:rPr>
                <w:rFonts w:ascii="Times New Roman" w:hAnsi="Times New Roman" w:eastAsia="宋体" w:cs="宋体"/>
                <w:b/>
                <w:sz w:val="18"/>
                <w:szCs w:val="18"/>
              </w:rPr>
              <w:t>Authorized Approver</w:t>
            </w:r>
          </w:p>
        </w:tc>
        <w:tc>
          <w:tcPr>
            <w:tcW w:w="3017" w:type="dxa"/>
            <w:vAlign w:val="top"/>
          </w:tcPr>
          <w:p w14:paraId="1B01CE07">
            <w:pPr>
              <w:spacing w:after="0" w:line="360" w:lineRule="auto"/>
              <w:rPr>
                <w:sz w:val="18"/>
                <w:szCs w:val="18"/>
              </w:rPr>
            </w:pPr>
            <w:r>
              <w:rPr>
                <w:rFonts w:ascii="Times New Roman" w:hAnsi="Times New Roman" w:eastAsia="宋体" w:cs="宋体"/>
                <w:b w:val="0"/>
                <w:sz w:val="18"/>
                <w:szCs w:val="18"/>
              </w:rPr>
              <w:t>【　　　　】</w:t>
            </w:r>
          </w:p>
        </w:tc>
      </w:tr>
    </w:tbl>
    <w:p w14:paraId="6AED5DD3">
      <w:pPr>
        <w:spacing w:before="361" w:beforeLines="100" w:after="361" w:afterLines="100" w:line="276" w:lineRule="auto"/>
      </w:pPr>
      <w:r>
        <w:rPr>
          <w:rFonts w:ascii="Times New Roman" w:hAnsi="Times New Roman" w:eastAsia="宋体" w:cs="黑体"/>
          <w:b/>
          <w:sz w:val="24"/>
        </w:rPr>
        <w:t>III. Tiered Discounts, Balance Rebates and Retrospective Rules (enter "N/A" if not applicable)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1328"/>
        <w:gridCol w:w="1810"/>
        <w:gridCol w:w="1569"/>
        <w:gridCol w:w="1569"/>
        <w:gridCol w:w="1569"/>
      </w:tblGrid>
      <w:tr w14:paraId="00C9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9" w:type="dxa"/>
            <w:shd w:val="clear" w:color="auto" w:fill="F2F2F2"/>
            <w:vAlign w:val="top"/>
          </w:tcPr>
          <w:p w14:paraId="35548582">
            <w:pPr>
              <w:spacing w:after="0" w:line="360" w:lineRule="auto"/>
              <w:rPr>
                <w:sz w:val="18"/>
                <w:szCs w:val="18"/>
              </w:rPr>
            </w:pPr>
            <w:r>
              <w:rPr>
                <w:rFonts w:ascii="Times New Roman" w:hAnsi="Times New Roman" w:eastAsia="宋体" w:cs="宋体"/>
                <w:b/>
                <w:sz w:val="18"/>
                <w:szCs w:val="18"/>
              </w:rPr>
              <w:t>Applicable Product / Account</w:t>
            </w:r>
          </w:p>
        </w:tc>
        <w:tc>
          <w:tcPr>
            <w:tcW w:w="1328" w:type="dxa"/>
            <w:shd w:val="clear" w:color="auto" w:fill="F2F2F2"/>
            <w:vAlign w:val="top"/>
          </w:tcPr>
          <w:p w14:paraId="1A32D5AB">
            <w:pPr>
              <w:spacing w:after="0" w:line="360" w:lineRule="auto"/>
              <w:rPr>
                <w:sz w:val="18"/>
                <w:szCs w:val="18"/>
              </w:rPr>
            </w:pPr>
            <w:r>
              <w:rPr>
                <w:rFonts w:ascii="Times New Roman" w:hAnsi="Times New Roman" w:eastAsia="宋体" w:cs="宋体"/>
                <w:b/>
                <w:sz w:val="18"/>
                <w:szCs w:val="18"/>
              </w:rPr>
              <w:t>Tier</w:t>
            </w:r>
          </w:p>
        </w:tc>
        <w:tc>
          <w:tcPr>
            <w:tcW w:w="1810" w:type="dxa"/>
            <w:shd w:val="clear" w:color="auto" w:fill="F2F2F2"/>
            <w:vAlign w:val="top"/>
          </w:tcPr>
          <w:p w14:paraId="2520FDE8">
            <w:pPr>
              <w:spacing w:after="0" w:line="360" w:lineRule="auto"/>
              <w:rPr>
                <w:sz w:val="18"/>
                <w:szCs w:val="18"/>
              </w:rPr>
            </w:pPr>
            <w:r>
              <w:rPr>
                <w:rFonts w:ascii="Times New Roman" w:hAnsi="Times New Roman" w:eastAsia="宋体" w:cs="宋体"/>
                <w:b/>
                <w:sz w:val="18"/>
                <w:szCs w:val="18"/>
              </w:rPr>
              <w:t>Cumulative Amount / Spend Condition</w:t>
            </w:r>
          </w:p>
        </w:tc>
        <w:tc>
          <w:tcPr>
            <w:tcW w:w="1569" w:type="dxa"/>
            <w:shd w:val="clear" w:color="auto" w:fill="F2F2F2"/>
            <w:vAlign w:val="top"/>
          </w:tcPr>
          <w:p w14:paraId="268030A1">
            <w:pPr>
              <w:spacing w:after="0" w:line="360" w:lineRule="auto"/>
              <w:rPr>
                <w:sz w:val="18"/>
                <w:szCs w:val="18"/>
              </w:rPr>
            </w:pPr>
            <w:r>
              <w:rPr>
                <w:rFonts w:ascii="Times New Roman" w:hAnsi="Times New Roman" w:eastAsia="宋体" w:cs="宋体"/>
                <w:b/>
                <w:sz w:val="18"/>
                <w:szCs w:val="18"/>
              </w:rPr>
              <w:t>Approved Discount / Net Price</w:t>
            </w:r>
          </w:p>
        </w:tc>
        <w:tc>
          <w:tcPr>
            <w:tcW w:w="1569" w:type="dxa"/>
            <w:shd w:val="clear" w:color="auto" w:fill="F2F2F2"/>
            <w:vAlign w:val="top"/>
          </w:tcPr>
          <w:p w14:paraId="79E21007">
            <w:pPr>
              <w:spacing w:after="0" w:line="360" w:lineRule="auto"/>
              <w:rPr>
                <w:sz w:val="18"/>
                <w:szCs w:val="18"/>
              </w:rPr>
            </w:pPr>
            <w:r>
              <w:rPr>
                <w:rFonts w:ascii="Times New Roman" w:hAnsi="Times New Roman" w:eastAsia="宋体" w:cs="宋体"/>
                <w:b/>
                <w:sz w:val="18"/>
                <w:szCs w:val="18"/>
              </w:rPr>
              <w:t>Effective &amp; Retrospective Rules</w:t>
            </w:r>
          </w:p>
        </w:tc>
        <w:tc>
          <w:tcPr>
            <w:tcW w:w="1569" w:type="dxa"/>
            <w:shd w:val="clear" w:color="auto" w:fill="F2F2F2"/>
            <w:vAlign w:val="top"/>
          </w:tcPr>
          <w:p w14:paraId="52ACEB7B">
            <w:pPr>
              <w:spacing w:after="0" w:line="360" w:lineRule="auto"/>
              <w:rPr>
                <w:sz w:val="18"/>
                <w:szCs w:val="18"/>
              </w:rPr>
            </w:pPr>
            <w:r>
              <w:rPr>
                <w:rFonts w:ascii="Times New Roman" w:hAnsi="Times New Roman" w:eastAsia="宋体" w:cs="宋体"/>
                <w:b/>
                <w:sz w:val="18"/>
                <w:szCs w:val="18"/>
              </w:rPr>
              <w:t>Balance Rebate / Remarks</w:t>
            </w:r>
          </w:p>
        </w:tc>
      </w:tr>
      <w:tr w14:paraId="6D248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9" w:type="dxa"/>
            <w:vAlign w:val="top"/>
          </w:tcPr>
          <w:p w14:paraId="06BF7ACF">
            <w:pPr>
              <w:spacing w:after="0" w:line="360" w:lineRule="auto"/>
              <w:rPr>
                <w:sz w:val="18"/>
                <w:szCs w:val="18"/>
              </w:rPr>
            </w:pPr>
          </w:p>
        </w:tc>
        <w:tc>
          <w:tcPr>
            <w:tcW w:w="1328" w:type="dxa"/>
            <w:vAlign w:val="top"/>
          </w:tcPr>
          <w:p w14:paraId="18A109C8">
            <w:pPr>
              <w:spacing w:after="0" w:line="360" w:lineRule="auto"/>
              <w:rPr>
                <w:sz w:val="18"/>
                <w:szCs w:val="18"/>
              </w:rPr>
            </w:pPr>
          </w:p>
        </w:tc>
        <w:tc>
          <w:tcPr>
            <w:tcW w:w="1810" w:type="dxa"/>
            <w:vAlign w:val="top"/>
          </w:tcPr>
          <w:p w14:paraId="254B6B75">
            <w:pPr>
              <w:spacing w:after="0" w:line="360" w:lineRule="auto"/>
              <w:rPr>
                <w:sz w:val="18"/>
                <w:szCs w:val="18"/>
              </w:rPr>
            </w:pPr>
          </w:p>
        </w:tc>
        <w:tc>
          <w:tcPr>
            <w:tcW w:w="1569" w:type="dxa"/>
            <w:vAlign w:val="top"/>
          </w:tcPr>
          <w:p w14:paraId="0B010F55">
            <w:pPr>
              <w:spacing w:after="0" w:line="360" w:lineRule="auto"/>
              <w:rPr>
                <w:sz w:val="18"/>
                <w:szCs w:val="18"/>
              </w:rPr>
            </w:pPr>
          </w:p>
        </w:tc>
        <w:tc>
          <w:tcPr>
            <w:tcW w:w="1569" w:type="dxa"/>
            <w:vAlign w:val="top"/>
          </w:tcPr>
          <w:p w14:paraId="0BEBEC8D">
            <w:pPr>
              <w:spacing w:after="0" w:line="360" w:lineRule="auto"/>
              <w:rPr>
                <w:sz w:val="18"/>
                <w:szCs w:val="18"/>
              </w:rPr>
            </w:pPr>
          </w:p>
        </w:tc>
        <w:tc>
          <w:tcPr>
            <w:tcW w:w="1569" w:type="dxa"/>
            <w:vAlign w:val="top"/>
          </w:tcPr>
          <w:p w14:paraId="6500BE26">
            <w:pPr>
              <w:spacing w:after="0" w:line="360" w:lineRule="auto"/>
              <w:rPr>
                <w:sz w:val="18"/>
                <w:szCs w:val="18"/>
              </w:rPr>
            </w:pPr>
          </w:p>
        </w:tc>
      </w:tr>
      <w:tr w14:paraId="10CC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9" w:type="dxa"/>
            <w:vAlign w:val="top"/>
          </w:tcPr>
          <w:p w14:paraId="6C9A8707">
            <w:pPr>
              <w:spacing w:after="0" w:line="360" w:lineRule="auto"/>
              <w:rPr>
                <w:sz w:val="18"/>
                <w:szCs w:val="18"/>
              </w:rPr>
            </w:pPr>
          </w:p>
        </w:tc>
        <w:tc>
          <w:tcPr>
            <w:tcW w:w="1328" w:type="dxa"/>
            <w:vAlign w:val="top"/>
          </w:tcPr>
          <w:p w14:paraId="455732A9">
            <w:pPr>
              <w:spacing w:after="0" w:line="360" w:lineRule="auto"/>
              <w:rPr>
                <w:sz w:val="18"/>
                <w:szCs w:val="18"/>
              </w:rPr>
            </w:pPr>
          </w:p>
        </w:tc>
        <w:tc>
          <w:tcPr>
            <w:tcW w:w="1810" w:type="dxa"/>
            <w:vAlign w:val="top"/>
          </w:tcPr>
          <w:p w14:paraId="4D9CD339">
            <w:pPr>
              <w:spacing w:after="0" w:line="360" w:lineRule="auto"/>
              <w:rPr>
                <w:sz w:val="18"/>
                <w:szCs w:val="18"/>
              </w:rPr>
            </w:pPr>
          </w:p>
        </w:tc>
        <w:tc>
          <w:tcPr>
            <w:tcW w:w="1569" w:type="dxa"/>
            <w:vAlign w:val="top"/>
          </w:tcPr>
          <w:p w14:paraId="1F6C38AE">
            <w:pPr>
              <w:spacing w:after="0" w:line="360" w:lineRule="auto"/>
              <w:rPr>
                <w:sz w:val="18"/>
                <w:szCs w:val="18"/>
              </w:rPr>
            </w:pPr>
          </w:p>
        </w:tc>
        <w:tc>
          <w:tcPr>
            <w:tcW w:w="1569" w:type="dxa"/>
            <w:vAlign w:val="top"/>
          </w:tcPr>
          <w:p w14:paraId="3593BA63">
            <w:pPr>
              <w:spacing w:after="0" w:line="360" w:lineRule="auto"/>
              <w:rPr>
                <w:sz w:val="18"/>
                <w:szCs w:val="18"/>
              </w:rPr>
            </w:pPr>
          </w:p>
        </w:tc>
        <w:tc>
          <w:tcPr>
            <w:tcW w:w="1569" w:type="dxa"/>
            <w:vAlign w:val="top"/>
          </w:tcPr>
          <w:p w14:paraId="1A74A9D4">
            <w:pPr>
              <w:spacing w:after="0" w:line="360" w:lineRule="auto"/>
              <w:rPr>
                <w:sz w:val="18"/>
                <w:szCs w:val="18"/>
              </w:rPr>
            </w:pPr>
          </w:p>
        </w:tc>
      </w:tr>
    </w:tbl>
    <w:p w14:paraId="44B95401">
      <w:pPr>
        <w:spacing w:before="361" w:beforeLines="100" w:after="361" w:afterLines="100" w:line="276" w:lineRule="auto"/>
      </w:pPr>
      <w:r>
        <w:rPr>
          <w:rFonts w:ascii="Times New Roman" w:hAnsi="Times New Roman" w:eastAsia="宋体" w:cs="黑体"/>
          <w:b/>
          <w:sz w:val="24"/>
        </w:rPr>
        <w:t>IV. Service, Delivery and Use Conditions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gridCol w:w="7694"/>
      </w:tblGrid>
      <w:tr w14:paraId="545CB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720514A7">
            <w:pPr>
              <w:spacing w:after="0" w:line="360" w:lineRule="auto"/>
              <w:rPr>
                <w:sz w:val="18"/>
                <w:szCs w:val="18"/>
              </w:rPr>
            </w:pPr>
            <w:r>
              <w:rPr>
                <w:rFonts w:ascii="Times New Roman" w:hAnsi="Times New Roman" w:eastAsia="宋体" w:cs="宋体"/>
                <w:b/>
                <w:sz w:val="18"/>
                <w:szCs w:val="18"/>
              </w:rPr>
              <w:t>Service Entitlement Calculation</w:t>
            </w:r>
          </w:p>
        </w:tc>
        <w:tc>
          <w:tcPr>
            <w:tcW w:w="7694" w:type="dxa"/>
            <w:vAlign w:val="top"/>
          </w:tcPr>
          <w:p w14:paraId="677D140E">
            <w:pPr>
              <w:spacing w:after="0" w:line="360" w:lineRule="auto"/>
              <w:rPr>
                <w:sz w:val="18"/>
                <w:szCs w:val="18"/>
              </w:rPr>
            </w:pPr>
            <w:r>
              <w:rPr>
                <w:rFonts w:ascii="Times New Roman" w:hAnsi="Times New Roman" w:eastAsia="宋体" w:cs="宋体"/>
                <w:b w:val="0"/>
                <w:sz w:val="18"/>
                <w:szCs w:val="18"/>
              </w:rPr>
              <w:t>Conversion formula among list price, approved discount/net price, funds received and available entitlements: ________________</w:t>
            </w:r>
          </w:p>
        </w:tc>
      </w:tr>
      <w:tr w14:paraId="73D1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79262E0B">
            <w:pPr>
              <w:spacing w:after="0" w:line="360" w:lineRule="auto"/>
              <w:rPr>
                <w:sz w:val="18"/>
                <w:szCs w:val="18"/>
              </w:rPr>
            </w:pPr>
            <w:r>
              <w:rPr>
                <w:rFonts w:ascii="Times New Roman" w:hAnsi="Times New Roman" w:eastAsia="宋体" w:cs="宋体"/>
                <w:b/>
                <w:sz w:val="18"/>
                <w:szCs w:val="18"/>
              </w:rPr>
              <w:t>Entitlement Validity Period</w:t>
            </w:r>
          </w:p>
        </w:tc>
        <w:tc>
          <w:tcPr>
            <w:tcW w:w="7694" w:type="dxa"/>
            <w:vAlign w:val="top"/>
          </w:tcPr>
          <w:p w14:paraId="4B6CBE14">
            <w:pPr>
              <w:spacing w:after="0" w:line="360" w:lineRule="auto"/>
              <w:rPr>
                <w:rFonts w:ascii="宋体" w:hAnsi="宋体" w:eastAsia="宋体" w:cs="宋体"/>
                <w:b w:val="0"/>
                <w:sz w:val="18"/>
                <w:szCs w:val="18"/>
              </w:rPr>
            </w:pPr>
            <w:r>
              <w:rPr>
                <w:rFonts w:ascii="Times New Roman" w:hAnsi="Times New Roman" w:eastAsia="宋体" w:cs="宋体"/>
                <w:b w:val="0"/>
                <w:sz w:val="18"/>
                <w:szCs w:val="18"/>
              </w:rPr>
              <w:t>____ months from activation / until ____ Year __ Month __ Day;</w:t>
            </w:r>
          </w:p>
          <w:p w14:paraId="0C9A1ACB">
            <w:pPr>
              <w:spacing w:after="0" w:line="360" w:lineRule="auto"/>
              <w:rPr>
                <w:sz w:val="18"/>
                <w:szCs w:val="18"/>
              </w:rPr>
            </w:pPr>
            <w:r>
              <w:rPr>
                <w:rFonts w:ascii="Times New Roman" w:hAnsi="Times New Roman" w:eastAsia="宋体" w:cs="宋体"/>
                <w:b w:val="0"/>
                <w:sz w:val="18"/>
                <w:szCs w:val="18"/>
              </w:rPr>
              <w:t>Expiry handling: subject to the master agreement</w:t>
            </w:r>
          </w:p>
        </w:tc>
      </w:tr>
      <w:tr w14:paraId="4E28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174B276C">
            <w:pPr>
              <w:spacing w:after="0" w:line="360" w:lineRule="auto"/>
              <w:rPr>
                <w:sz w:val="18"/>
                <w:szCs w:val="18"/>
              </w:rPr>
            </w:pPr>
            <w:r>
              <w:rPr>
                <w:rFonts w:ascii="Times New Roman" w:hAnsi="Times New Roman" w:eastAsia="宋体" w:cs="宋体"/>
                <w:b/>
                <w:sz w:val="18"/>
                <w:szCs w:val="18"/>
              </w:rPr>
              <w:t>Activation &amp; Delivery</w:t>
            </w:r>
          </w:p>
        </w:tc>
        <w:tc>
          <w:tcPr>
            <w:tcW w:w="7694" w:type="dxa"/>
            <w:vAlign w:val="top"/>
          </w:tcPr>
          <w:p w14:paraId="3838182B">
            <w:pPr>
              <w:spacing w:after="0" w:line="360" w:lineRule="auto"/>
              <w:rPr>
                <w:rFonts w:ascii="宋体" w:hAnsi="宋体" w:eastAsia="宋体" w:cs="宋体"/>
                <w:b w:val="0"/>
                <w:sz w:val="18"/>
                <w:szCs w:val="18"/>
              </w:rPr>
            </w:pPr>
            <w:r>
              <w:rPr>
                <w:rFonts w:ascii="Times New Roman" w:hAnsi="Times New Roman" w:eastAsia="宋体" w:cs="宋体"/>
                <w:b w:val="0"/>
                <w:sz w:val="18"/>
                <w:szCs w:val="18"/>
              </w:rPr>
              <w:t>Activation period: 3 business days;</w:t>
            </w:r>
          </w:p>
          <w:p w14:paraId="10898F57">
            <w:pPr>
              <w:spacing w:after="0" w:line="360" w:lineRule="auto"/>
              <w:rPr>
                <w:sz w:val="18"/>
                <w:szCs w:val="18"/>
              </w:rPr>
            </w:pPr>
            <w:r>
              <w:rPr>
                <w:rFonts w:ascii="Times New Roman" w:hAnsi="Times New Roman" w:eastAsia="宋体" w:cs="宋体"/>
                <w:b w:val="0"/>
                <w:sz w:val="18"/>
                <w:szCs w:val="18"/>
              </w:rPr>
              <w:t>Delivery mode: □ Platform account □ API/SDK □ Upstream direct □ Other: ________</w:t>
            </w:r>
          </w:p>
        </w:tc>
      </w:tr>
      <w:tr w14:paraId="5C87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309BC184">
            <w:pPr>
              <w:spacing w:after="0" w:line="360" w:lineRule="auto"/>
              <w:rPr>
                <w:sz w:val="18"/>
                <w:szCs w:val="18"/>
              </w:rPr>
            </w:pPr>
            <w:r>
              <w:rPr>
                <w:rFonts w:ascii="Times New Roman" w:hAnsi="Times New Roman" w:eastAsia="宋体" w:cs="宋体"/>
                <w:b/>
                <w:sz w:val="18"/>
                <w:szCs w:val="18"/>
              </w:rPr>
              <w:t>Application Permissions</w:t>
            </w:r>
          </w:p>
        </w:tc>
        <w:tc>
          <w:tcPr>
            <w:tcW w:w="7694" w:type="dxa"/>
            <w:vAlign w:val="top"/>
          </w:tcPr>
          <w:p w14:paraId="18BCA911">
            <w:pPr>
              <w:spacing w:after="0" w:line="360" w:lineRule="auto"/>
              <w:rPr>
                <w:rFonts w:ascii="宋体" w:hAnsi="宋体" w:eastAsia="宋体" w:cs="宋体"/>
                <w:b w:val="0"/>
                <w:sz w:val="18"/>
                <w:szCs w:val="18"/>
              </w:rPr>
            </w:pPr>
            <w:r>
              <w:rPr>
                <w:rFonts w:hint="eastAsia" w:ascii="Times New Roman" w:hAnsi="Times New Roman" w:eastAsia="宋体" w:cs="宋体"/>
                <w:b w:val="0"/>
                <w:sz w:val="18"/>
                <w:szCs w:val="18"/>
                <w:lang w:eastAsia="zh-CN"/>
              </w:rPr>
              <w:t>□ Party A internal use</w:t>
            </w:r>
          </w:p>
          <w:p w14:paraId="4BE448D2">
            <w:pPr>
              <w:spacing w:after="0" w:line="360" w:lineRule="auto"/>
              <w:rPr>
                <w:sz w:val="18"/>
                <w:szCs w:val="18"/>
              </w:rPr>
            </w:pPr>
            <w:r>
              <w:rPr>
                <w:rFonts w:ascii="Times New Roman" w:hAnsi="Times New Roman" w:eastAsia="宋体" w:cs="宋体"/>
                <w:b w:val="0"/>
                <w:sz w:val="18"/>
                <w:szCs w:val="18"/>
              </w:rPr>
              <w:t>□ Application integration / external service allowed; allowed entities, end users and use scope: ________</w:t>
            </w:r>
          </w:p>
        </w:tc>
      </w:tr>
      <w:tr w14:paraId="0E94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53306813">
            <w:pPr>
              <w:spacing w:after="0" w:line="360" w:lineRule="auto"/>
              <w:rPr>
                <w:sz w:val="18"/>
                <w:szCs w:val="18"/>
              </w:rPr>
            </w:pPr>
            <w:r>
              <w:rPr>
                <w:rFonts w:ascii="Times New Roman" w:hAnsi="Times New Roman" w:eastAsia="宋体" w:cs="宋体"/>
                <w:b/>
                <w:sz w:val="18"/>
                <w:szCs w:val="18"/>
              </w:rPr>
              <w:t>Capacity &amp; Region</w:t>
            </w:r>
          </w:p>
        </w:tc>
        <w:tc>
          <w:tcPr>
            <w:tcW w:w="7694" w:type="dxa"/>
            <w:vAlign w:val="top"/>
          </w:tcPr>
          <w:p w14:paraId="3C2E8149">
            <w:pPr>
              <w:spacing w:after="0" w:line="360" w:lineRule="auto"/>
              <w:rPr>
                <w:rFonts w:ascii="宋体" w:hAnsi="宋体" w:eastAsia="宋体" w:cs="宋体"/>
                <w:b w:val="0"/>
                <w:sz w:val="18"/>
                <w:szCs w:val="18"/>
              </w:rPr>
            </w:pPr>
            <w:r>
              <w:rPr>
                <w:rFonts w:ascii="Times New Roman" w:hAnsi="Times New Roman" w:eastAsia="宋体" w:cs="宋体"/>
                <w:b w:val="0"/>
                <w:sz w:val="18"/>
                <w:szCs w:val="18"/>
              </w:rPr>
              <w:t>Concurrency / rate limit / capacity: ________;</w:t>
            </w:r>
          </w:p>
          <w:p w14:paraId="295DEC5F">
            <w:pPr>
              <w:spacing w:after="0" w:line="360" w:lineRule="auto"/>
              <w:rPr>
                <w:sz w:val="18"/>
                <w:szCs w:val="18"/>
              </w:rPr>
            </w:pPr>
            <w:r>
              <w:rPr>
                <w:rFonts w:ascii="Times New Roman" w:hAnsi="Times New Roman" w:eastAsia="宋体" w:cs="宋体"/>
                <w:b w:val="0"/>
                <w:sz w:val="18"/>
                <w:szCs w:val="18"/>
              </w:rPr>
              <w:t>Available region: ________</w:t>
            </w:r>
          </w:p>
        </w:tc>
      </w:tr>
      <w:tr w14:paraId="7799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3FDDF5F5">
            <w:pPr>
              <w:spacing w:after="0" w:line="360" w:lineRule="auto"/>
              <w:rPr>
                <w:sz w:val="18"/>
                <w:szCs w:val="18"/>
              </w:rPr>
            </w:pPr>
            <w:r>
              <w:rPr>
                <w:rFonts w:ascii="Times New Roman" w:hAnsi="Times New Roman" w:eastAsia="宋体" w:cs="宋体"/>
                <w:b/>
                <w:sz w:val="18"/>
                <w:szCs w:val="18"/>
              </w:rPr>
              <w:t>Accounts &amp; Keys</w:t>
            </w:r>
          </w:p>
        </w:tc>
        <w:tc>
          <w:tcPr>
            <w:tcW w:w="7694" w:type="dxa"/>
            <w:vAlign w:val="top"/>
          </w:tcPr>
          <w:p w14:paraId="21C4AA29">
            <w:pPr>
              <w:spacing w:after="0" w:line="360" w:lineRule="auto"/>
              <w:rPr>
                <w:rFonts w:ascii="宋体" w:hAnsi="宋体" w:eastAsia="宋体" w:cs="宋体"/>
                <w:b w:val="0"/>
                <w:sz w:val="18"/>
                <w:szCs w:val="18"/>
              </w:rPr>
            </w:pPr>
            <w:r>
              <w:rPr>
                <w:rFonts w:ascii="Times New Roman" w:hAnsi="Times New Roman" w:eastAsia="宋体" w:cs="宋体"/>
                <w:b w:val="0"/>
                <w:sz w:val="18"/>
                <w:szCs w:val="18"/>
              </w:rPr>
              <w:t>Account ownership: ________________;</w:t>
            </w:r>
          </w:p>
          <w:p w14:paraId="2DD26166">
            <w:pPr>
              <w:spacing w:after="0" w:line="360" w:lineRule="auto"/>
              <w:rPr>
                <w:sz w:val="18"/>
                <w:szCs w:val="18"/>
              </w:rPr>
            </w:pPr>
            <w:r>
              <w:rPr>
                <w:rFonts w:ascii="Times New Roman" w:hAnsi="Times New Roman" w:eastAsia="宋体" w:cs="宋体"/>
                <w:b w:val="0"/>
                <w:sz w:val="18"/>
                <w:szCs w:val="18"/>
              </w:rPr>
              <w:t>API Key management, rotation, read-only verification permissions and abnormal invocation notice: ________</w:t>
            </w:r>
          </w:p>
        </w:tc>
      </w:tr>
      <w:tr w14:paraId="00154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341DD780">
            <w:pPr>
              <w:spacing w:after="0" w:line="360" w:lineRule="auto"/>
              <w:rPr>
                <w:sz w:val="18"/>
                <w:szCs w:val="18"/>
              </w:rPr>
            </w:pPr>
            <w:r>
              <w:rPr>
                <w:rFonts w:ascii="Times New Roman" w:hAnsi="Times New Roman" w:eastAsia="宋体" w:cs="宋体"/>
                <w:b/>
                <w:sz w:val="18"/>
                <w:szCs w:val="18"/>
              </w:rPr>
              <w:t>Invoicing &amp; Payment</w:t>
            </w:r>
          </w:p>
        </w:tc>
        <w:tc>
          <w:tcPr>
            <w:tcW w:w="7694" w:type="dxa"/>
            <w:vAlign w:val="top"/>
          </w:tcPr>
          <w:p w14:paraId="4CA615BA">
            <w:pPr>
              <w:spacing w:after="0" w:line="360" w:lineRule="auto"/>
              <w:rPr>
                <w:rFonts w:ascii="宋体" w:hAnsi="宋体" w:eastAsia="宋体" w:cs="宋体"/>
                <w:b w:val="0"/>
                <w:sz w:val="18"/>
                <w:szCs w:val="18"/>
              </w:rPr>
            </w:pPr>
            <w:r>
              <w:rPr>
                <w:rFonts w:ascii="Times New Roman" w:hAnsi="Times New Roman" w:eastAsia="宋体" w:cs="宋体"/>
                <w:b w:val="0"/>
                <w:sz w:val="18"/>
                <w:szCs w:val="18"/>
              </w:rPr>
              <w:t>Prepaid amount: ________;</w:t>
            </w:r>
          </w:p>
          <w:p w14:paraId="3A226CAD">
            <w:pPr>
              <w:spacing w:after="0" w:line="360" w:lineRule="auto"/>
              <w:rPr>
                <w:rFonts w:ascii="宋体" w:hAnsi="宋体" w:eastAsia="宋体" w:cs="宋体"/>
                <w:b w:val="0"/>
                <w:sz w:val="18"/>
                <w:szCs w:val="18"/>
              </w:rPr>
            </w:pPr>
            <w:r>
              <w:rPr>
                <w:rFonts w:ascii="Times New Roman" w:hAnsi="Times New Roman" w:eastAsia="宋体" w:cs="宋体"/>
                <w:b w:val="0"/>
                <w:sz w:val="18"/>
                <w:szCs w:val="18"/>
              </w:rPr>
              <w:t>Invoice type / tax rate: ________;</w:t>
            </w:r>
          </w:p>
          <w:p w14:paraId="755D92B5">
            <w:pPr>
              <w:spacing w:after="0" w:line="360" w:lineRule="auto"/>
              <w:rPr>
                <w:sz w:val="18"/>
                <w:szCs w:val="18"/>
              </w:rPr>
            </w:pPr>
            <w:r>
              <w:rPr>
                <w:rFonts w:ascii="Times New Roman" w:hAnsi="Times New Roman" w:eastAsia="宋体" w:cs="宋体"/>
                <w:b w:val="0"/>
                <w:sz w:val="18"/>
                <w:szCs w:val="18"/>
              </w:rPr>
              <w:t>Party A shall submit a complete invoicing application before the 20th of each month; Party B's receiving account is as confirmed in writing</w:t>
            </w:r>
          </w:p>
        </w:tc>
      </w:tr>
      <w:tr w14:paraId="562E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11E0E07B">
            <w:pPr>
              <w:spacing w:after="0" w:line="360" w:lineRule="auto"/>
              <w:rPr>
                <w:sz w:val="18"/>
                <w:szCs w:val="18"/>
              </w:rPr>
            </w:pPr>
            <w:r>
              <w:rPr>
                <w:rFonts w:ascii="Times New Roman" w:hAnsi="Times New Roman" w:eastAsia="宋体" w:cs="宋体"/>
                <w:b/>
                <w:sz w:val="18"/>
                <w:szCs w:val="18"/>
              </w:rPr>
              <w:t>Change, Stoppage &amp; Settlement</w:t>
            </w:r>
          </w:p>
        </w:tc>
        <w:tc>
          <w:tcPr>
            <w:tcW w:w="7694" w:type="dxa"/>
            <w:vAlign w:val="top"/>
          </w:tcPr>
          <w:p w14:paraId="2A99B9A7">
            <w:pPr>
              <w:spacing w:after="0" w:line="360" w:lineRule="auto"/>
              <w:rPr>
                <w:rFonts w:ascii="宋体" w:hAnsi="宋体" w:eastAsia="宋体" w:cs="宋体"/>
                <w:b w:val="0"/>
                <w:sz w:val="18"/>
                <w:szCs w:val="18"/>
              </w:rPr>
            </w:pPr>
            <w:r>
              <w:rPr>
                <w:rFonts w:ascii="Times New Roman" w:hAnsi="Times New Roman" w:eastAsia="宋体" w:cs="宋体"/>
                <w:b w:val="0"/>
                <w:sz w:val="18"/>
                <w:szCs w:val="18"/>
              </w:rPr>
              <w:t>Subject to Articles 8, 14, 17 and 18 of the master agreement;</w:t>
            </w:r>
          </w:p>
          <w:p w14:paraId="7788D6F3">
            <w:pPr>
              <w:spacing w:after="0" w:line="360" w:lineRule="auto"/>
              <w:rPr>
                <w:sz w:val="18"/>
                <w:szCs w:val="18"/>
              </w:rPr>
            </w:pPr>
            <w:r>
              <w:rPr>
                <w:rFonts w:ascii="Times New Roman" w:hAnsi="Times New Roman" w:eastAsia="宋体" w:cs="宋体"/>
                <w:b w:val="0"/>
                <w:sz w:val="18"/>
                <w:szCs w:val="18"/>
              </w:rPr>
              <w:t>Special terms of this order: ________</w:t>
            </w:r>
          </w:p>
        </w:tc>
      </w:tr>
      <w:tr w14:paraId="6542B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63DC1849">
            <w:pPr>
              <w:spacing w:after="0" w:line="360" w:lineRule="auto"/>
              <w:rPr>
                <w:sz w:val="18"/>
                <w:szCs w:val="18"/>
              </w:rPr>
            </w:pPr>
            <w:r>
              <w:rPr>
                <w:rFonts w:ascii="Times New Roman" w:hAnsi="Times New Roman" w:eastAsia="宋体" w:cs="宋体"/>
                <w:b/>
                <w:sz w:val="18"/>
                <w:szCs w:val="18"/>
              </w:rPr>
              <w:t>Dedicated Agreement / Annex</w:t>
            </w:r>
          </w:p>
        </w:tc>
        <w:tc>
          <w:tcPr>
            <w:tcW w:w="7694" w:type="dxa"/>
            <w:vAlign w:val="top"/>
          </w:tcPr>
          <w:p w14:paraId="04395512">
            <w:pPr>
              <w:spacing w:after="0" w:line="360" w:lineRule="auto"/>
              <w:rPr>
                <w:sz w:val="18"/>
                <w:szCs w:val="18"/>
              </w:rPr>
            </w:pPr>
            <w:r>
              <w:rPr>
                <w:rFonts w:hint="eastAsia" w:ascii="Times New Roman" w:hAnsi="Times New Roman" w:eastAsia="宋体" w:cs="宋体"/>
                <w:b w:val="0"/>
                <w:sz w:val="18"/>
                <w:szCs w:val="18"/>
                <w:lang w:eastAsia="zh-CN"/>
              </w:rPr>
              <w:t>□ None □ Data processing annex □ Custom development agreement □ Other: ________________</w:t>
            </w:r>
          </w:p>
        </w:tc>
      </w:tr>
      <w:tr w14:paraId="33CD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18" w:type="dxa"/>
            <w:shd w:val="clear" w:color="auto" w:fill="F2F2F2"/>
            <w:vAlign w:val="top"/>
          </w:tcPr>
          <w:p w14:paraId="3FA9B1DC">
            <w:pPr>
              <w:spacing w:after="0" w:line="360" w:lineRule="auto"/>
              <w:rPr>
                <w:sz w:val="18"/>
                <w:szCs w:val="18"/>
              </w:rPr>
            </w:pPr>
            <w:r>
              <w:rPr>
                <w:rFonts w:ascii="Times New Roman" w:hAnsi="Times New Roman" w:eastAsia="宋体" w:cs="宋体"/>
                <w:b/>
                <w:sz w:val="18"/>
                <w:szCs w:val="18"/>
              </w:rPr>
              <w:t>Special Terms</w:t>
            </w:r>
          </w:p>
        </w:tc>
        <w:tc>
          <w:tcPr>
            <w:tcW w:w="7694" w:type="dxa"/>
            <w:vAlign w:val="top"/>
          </w:tcPr>
          <w:p w14:paraId="6361AE9E">
            <w:pPr>
              <w:spacing w:after="0" w:line="360" w:lineRule="auto"/>
              <w:rPr>
                <w:sz w:val="18"/>
                <w:szCs w:val="18"/>
              </w:rPr>
            </w:pPr>
            <w:r>
              <w:rPr>
                <w:rFonts w:ascii="Times New Roman" w:hAnsi="Times New Roman" w:eastAsia="宋体" w:cs="宋体"/>
                <w:b w:val="0"/>
                <w:sz w:val="18"/>
                <w:szCs w:val="18"/>
              </w:rPr>
              <w:t>This order is prepaid, without committed minimum spend (take-or-pay), and without a separate paid testing arrangement.</w:t>
            </w:r>
          </w:p>
        </w:tc>
      </w:tr>
    </w:tbl>
    <w:p w14:paraId="7A014E5A">
      <w:pPr>
        <w:spacing w:before="361" w:beforeLines="100" w:after="361" w:afterLines="100" w:line="276" w:lineRule="auto"/>
      </w:pPr>
      <w:r>
        <w:rPr>
          <w:rFonts w:ascii="Times New Roman" w:hAnsi="Times New Roman" w:eastAsia="宋体" w:cs="黑体"/>
          <w:b/>
          <w:sz w:val="24"/>
        </w:rPr>
        <w:t>V. Confirmation Rules</w:t>
      </w:r>
    </w:p>
    <w:p w14:paraId="73F54F2B">
      <w:pPr>
        <w:spacing w:before="0" w:after="120" w:line="276" w:lineRule="auto"/>
        <w:jc w:val="both"/>
      </w:pPr>
      <w:r>
        <w:rPr>
          <w:rFonts w:ascii="Times New Roman" w:hAnsi="Times New Roman" w:eastAsia="宋体" w:cs="宋体"/>
          <w:b w:val="0"/>
          <w:sz w:val="21"/>
        </w:rPr>
        <w:t>1  Upon signing by both Parties, this Annex constitutes both the purchase order and the commercial policy confirmation for the relevant purchase; after full payment is received, Party B activates Service Entitlements under this Annex.</w:t>
      </w:r>
    </w:p>
    <w:p w14:paraId="307E5C05">
      <w:pPr>
        <w:spacing w:before="0" w:after="120" w:line="276" w:lineRule="auto"/>
        <w:jc w:val="both"/>
      </w:pPr>
      <w:r>
        <w:rPr>
          <w:rFonts w:ascii="Times New Roman" w:hAnsi="Times New Roman" w:eastAsia="宋体" w:cs="宋体"/>
          <w:b w:val="0"/>
          <w:sz w:val="21"/>
        </w:rPr>
        <w:t>2  Approved discounts, net prices, tiered policies and balance rebates take effect only when the approval number, applicable entity, products, accounts, amount conditions and validity period are all satisfied.</w:t>
      </w:r>
    </w:p>
    <w:p w14:paraId="6161D7E7">
      <w:pPr>
        <w:spacing w:before="0" w:after="120" w:line="276" w:lineRule="auto"/>
        <w:jc w:val="both"/>
      </w:pPr>
      <w:r>
        <w:rPr>
          <w:rFonts w:ascii="Times New Roman" w:hAnsi="Times New Roman" w:eastAsia="宋体" w:cs="宋体"/>
          <w:b w:val="0"/>
          <w:sz w:val="21"/>
        </w:rPr>
        <w:t>3  Where both application and approval content are filled for the same matter, the approval result filled by Party B's authorized approving authority prevails; if approval content is inconsistent with purchase details, the Parties shall correct in writing before activation.</w:t>
      </w:r>
    </w:p>
    <w:p w14:paraId="46EF234C">
      <w:pPr>
        <w:spacing w:before="0" w:after="120" w:line="276" w:lineRule="auto"/>
        <w:jc w:val="both"/>
      </w:pPr>
      <w:r>
        <w:rPr>
          <w:rFonts w:ascii="Times New Roman" w:hAnsi="Times New Roman" w:eastAsia="宋体" w:cs="宋体"/>
          <w:b w:val="0"/>
          <w:sz w:val="21"/>
        </w:rPr>
        <w:t>4  Dedicated support, custom development, application integration, external services, sensitive data processing or cross-border processing not filled in are deemed outside the scope of this purchase.</w:t>
      </w:r>
    </w:p>
    <w:p w14:paraId="0A423B7B">
      <w:pPr>
        <w:spacing w:before="0" w:after="120" w:line="276" w:lineRule="auto"/>
        <w:jc w:val="both"/>
      </w:pPr>
      <w:r>
        <w:rPr>
          <w:rFonts w:ascii="Times New Roman" w:hAnsi="Times New Roman" w:eastAsia="宋体" w:cs="宋体"/>
          <w:b w:val="0"/>
          <w:sz w:val="21"/>
        </w:rPr>
        <w:t>5  Party A acknowledges and accepts the Service Entitlement validity period, billing and consumption rules, API Key management requirements, Upstream Rules, and the suspension, substitution, conversion and settlement mechanisms under the master agreement.</w:t>
      </w:r>
    </w:p>
    <w:p w14:paraId="31AA40F6">
      <w:pPr>
        <w:spacing w:before="0" w:after="120" w:line="276" w:lineRule="auto"/>
        <w:jc w:val="both"/>
      </w:pPr>
      <w:r>
        <w:rPr>
          <w:rFonts w:ascii="Times New Roman" w:hAnsi="Times New Roman" w:eastAsia="宋体" w:cs="宋体"/>
          <w:b w:val="0"/>
          <w:sz w:val="21"/>
        </w:rPr>
        <w:t>6  Party A specially confirms: this order is a prepaid purchase and does not constitute a committed minimum spend (take-or-pay) obligation; unused entitlements expire upon maturity and, in principle, are not subject to cash refund, subject to the master agreement.</w:t>
      </w:r>
    </w:p>
    <w:p w14:paraId="687196B6">
      <w:pPr>
        <w:spacing w:before="0" w:after="120" w:line="276" w:lineRule="auto"/>
        <w:jc w:val="both"/>
      </w:pPr>
      <w:r>
        <w:rPr>
          <w:rFonts w:ascii="Times New Roman" w:hAnsi="Times New Roman" w:eastAsia="宋体" w:cs="宋体"/>
          <w:b w:val="0"/>
          <w:sz w:val="21"/>
        </w:rPr>
        <w:t>7  This Annex is valid only for the products, amounts, Service Accounts and periods stated herein; any out-of-scope purchase or commercial policy requires a newly signed Annex I.</w:t>
      </w:r>
    </w:p>
    <w:p w14:paraId="06E30209">
      <w:pPr>
        <w:spacing w:before="0" w:after="240" w:line="276" w:lineRule="auto"/>
        <w:jc w:val="center"/>
        <w:rPr>
          <w:rFonts w:ascii="宋体" w:hAnsi="宋体" w:eastAsia="宋体" w:cs="宋体"/>
          <w:b w:val="0"/>
          <w:sz w:val="21"/>
        </w:rPr>
      </w:pPr>
    </w:p>
    <w:p w14:paraId="5D178DF8">
      <w:pPr>
        <w:spacing w:before="0" w:after="240" w:line="276" w:lineRule="auto"/>
        <w:jc w:val="center"/>
        <w:rPr>
          <w:rFonts w:ascii="宋体" w:hAnsi="宋体" w:eastAsia="宋体" w:cs="宋体"/>
          <w:b w:val="0"/>
          <w:sz w:val="21"/>
        </w:rPr>
      </w:pPr>
    </w:p>
    <w:p w14:paraId="1F609D37">
      <w:pPr>
        <w:spacing w:before="0" w:after="240" w:line="276" w:lineRule="auto"/>
        <w:jc w:val="center"/>
        <w:rPr>
          <w:rFonts w:ascii="宋体" w:hAnsi="宋体" w:eastAsia="宋体" w:cs="宋体"/>
          <w:b w:val="0"/>
          <w:sz w:val="21"/>
        </w:rPr>
      </w:pPr>
    </w:p>
    <w:p w14:paraId="70A85702">
      <w:pPr>
        <w:spacing w:before="0" w:after="240" w:line="276" w:lineRule="auto"/>
        <w:jc w:val="center"/>
      </w:pPr>
      <w:r>
        <w:rPr>
          <w:rFonts w:ascii="Times New Roman" w:hAnsi="Times New Roman" w:eastAsia="宋体" w:cs="宋体"/>
          <w:b w:val="0"/>
          <w:sz w:val="21"/>
        </w:rPr>
        <w:t>(End of body text; signature page follows)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036F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4706" w:type="dxa"/>
            <w:vAlign w:val="top"/>
          </w:tcPr>
          <w:p w14:paraId="5572F812">
            <w:pPr>
              <w:spacing w:after="0" w:line="360" w:lineRule="auto"/>
              <w:rPr>
                <w:szCs w:val="21"/>
              </w:rPr>
            </w:pPr>
            <w:r>
              <w:rPr>
                <w:rFonts w:ascii="Times New Roman" w:hAnsi="Times New Roman" w:eastAsia="宋体" w:cs="宋体"/>
                <w:b w:val="0"/>
                <w:sz w:val="21"/>
                <w:szCs w:val="21"/>
              </w:rPr>
              <w:t>Party A (Seal): 【            】</w:t>
            </w:r>
          </w:p>
        </w:tc>
        <w:tc>
          <w:tcPr>
            <w:tcW w:w="4706" w:type="dxa"/>
            <w:vAlign w:val="top"/>
          </w:tcPr>
          <w:p w14:paraId="6F1D4912">
            <w:pPr>
              <w:spacing w:after="0" w:line="360" w:lineRule="auto"/>
              <w:rPr>
                <w:szCs w:val="21"/>
              </w:rPr>
            </w:pPr>
            <w:r>
              <w:rPr>
                <w:rFonts w:ascii="Times New Roman" w:hAnsi="Times New Roman" w:eastAsia="宋体" w:cs="宋体"/>
                <w:b w:val="0"/>
                <w:sz w:val="21"/>
                <w:szCs w:val="21"/>
              </w:rPr>
              <w:t>Party B (Seal / Authorized Signature):</w:t>
            </w:r>
          </w:p>
        </w:tc>
      </w:tr>
      <w:tr w14:paraId="602B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trPr>
        <w:tc>
          <w:tcPr>
            <w:tcW w:w="4706" w:type="dxa"/>
            <w:vAlign w:val="top"/>
          </w:tcPr>
          <w:p w14:paraId="4C1C5074">
            <w:pPr>
              <w:spacing w:after="0" w:line="360" w:lineRule="auto"/>
              <w:rPr>
                <w:szCs w:val="21"/>
              </w:rPr>
            </w:pPr>
            <w:r>
              <w:rPr>
                <w:rFonts w:ascii="Times New Roman" w:hAnsi="Times New Roman" w:eastAsia="宋体" w:cs="宋体"/>
                <w:b w:val="0"/>
                <w:sz w:val="21"/>
                <w:szCs w:val="21"/>
              </w:rPr>
              <w:t>Legal or Authorized Representative: ________</w:t>
            </w:r>
          </w:p>
        </w:tc>
        <w:tc>
          <w:tcPr>
            <w:tcW w:w="4706" w:type="dxa"/>
            <w:vAlign w:val="top"/>
          </w:tcPr>
          <w:p w14:paraId="32FE8CEC">
            <w:pPr>
              <w:spacing w:after="0" w:line="360" w:lineRule="auto"/>
              <w:rPr>
                <w:szCs w:val="21"/>
              </w:rPr>
            </w:pPr>
            <w:r>
              <w:rPr>
                <w:rFonts w:ascii="Times New Roman" w:hAnsi="Times New Roman" w:eastAsia="宋体" w:cs="宋体"/>
                <w:b w:val="0"/>
                <w:sz w:val="21"/>
                <w:szCs w:val="21"/>
              </w:rPr>
              <w:t>Legal or Authorized Representative: ________</w:t>
            </w:r>
          </w:p>
        </w:tc>
      </w:tr>
      <w:tr w14:paraId="29A2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706" w:type="dxa"/>
            <w:vAlign w:val="top"/>
          </w:tcPr>
          <w:p w14:paraId="34485657">
            <w:pPr>
              <w:spacing w:after="0" w:line="360" w:lineRule="auto"/>
              <w:rPr>
                <w:szCs w:val="21"/>
              </w:rPr>
            </w:pPr>
            <w:r>
              <w:rPr>
                <w:rFonts w:ascii="Times New Roman" w:hAnsi="Times New Roman" w:eastAsia="宋体" w:cs="宋体"/>
                <w:b w:val="0"/>
                <w:sz w:val="21"/>
                <w:szCs w:val="21"/>
              </w:rPr>
              <w:t>Signing Date: ____ Year __ Month __ Day</w:t>
            </w:r>
          </w:p>
        </w:tc>
        <w:tc>
          <w:tcPr>
            <w:tcW w:w="4706" w:type="dxa"/>
            <w:vAlign w:val="top"/>
          </w:tcPr>
          <w:p w14:paraId="22816F6B">
            <w:pPr>
              <w:spacing w:after="0" w:line="360" w:lineRule="auto"/>
              <w:rPr>
                <w:szCs w:val="21"/>
              </w:rPr>
            </w:pPr>
            <w:r>
              <w:rPr>
                <w:rFonts w:ascii="Times New Roman" w:hAnsi="Times New Roman" w:eastAsia="宋体" w:cs="宋体"/>
                <w:b w:val="0"/>
                <w:sz w:val="21"/>
                <w:szCs w:val="21"/>
              </w:rPr>
              <w:t>Signing Date: ____ Year __ Month __ Day</w:t>
            </w:r>
          </w:p>
        </w:tc>
      </w:tr>
    </w:tbl>
    <w:p w14:paraId="589FEE0F"/>
    <w:p w14:paraId="7091F1D8">
      <w:r>
        <w:br w:type="page"/>
      </w:r>
    </w:p>
    <w:p w14:paraId="12C3CA98">
      <w:pPr>
        <w:spacing w:before="0" w:after="200" w:line="276" w:lineRule="auto"/>
        <w:jc w:val="both"/>
        <w:rPr>
          <w:rFonts w:cs="宋体"/>
          <w:b/>
          <w:bCs/>
          <w:sz w:val="28"/>
          <w:szCs w:val="28"/>
          <w:lang w:eastAsia="zh-CN"/>
        </w:rPr>
      </w:pPr>
      <w:r>
        <w:rPr>
          <w:rFonts w:ascii="Times New Roman" w:hAnsi="Times New Roman" w:eastAsia="宋体" w:cs="宋体"/>
          <w:b/>
          <w:bCs/>
          <w:sz w:val="28"/>
          <w:szCs w:val="28"/>
          <w:lang w:eastAsia="zh-CN"/>
        </w:rPr>
        <w:t>Annex II:</w:t>
      </w:r>
    </w:p>
    <w:p w14:paraId="7FD4A5E7">
      <w:pPr>
        <w:spacing w:before="0" w:after="200" w:line="276" w:lineRule="auto"/>
        <w:jc w:val="center"/>
        <w:rPr>
          <w:rFonts w:cs="宋体"/>
          <w:b/>
          <w:bCs/>
          <w:sz w:val="28"/>
          <w:szCs w:val="28"/>
          <w:lang w:eastAsia="zh-CN"/>
        </w:rPr>
      </w:pPr>
      <w:r>
        <w:rPr>
          <w:rFonts w:ascii="Times New Roman" w:hAnsi="Times New Roman" w:eastAsia="宋体" w:cs="宋体"/>
          <w:b/>
          <w:bCs/>
          <w:sz w:val="28"/>
          <w:szCs w:val="28"/>
          <w:lang w:eastAsia="zh-CN"/>
        </w:rPr>
        <w:t>Prepaid Top-up and Service Entitlement Activation Confirmation Form</w:t>
      </w:r>
    </w:p>
    <w:p w14:paraId="3F6303FF">
      <w:pPr>
        <w:spacing w:before="361" w:beforeLines="100" w:after="361" w:afterLines="100" w:line="276" w:lineRule="auto"/>
        <w:jc w:val="center"/>
      </w:pPr>
      <w:r>
        <w:rPr>
          <w:rFonts w:ascii="Times New Roman" w:hAnsi="Times New Roman" w:eastAsia="宋体" w:cs="宋体"/>
          <w:b w:val="0"/>
          <w:sz w:val="21"/>
        </w:rPr>
        <w:t>Used to record each actual receipt of funds, entitlement configuration, cumulative basis and validity period under Annex I</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2741"/>
        <w:gridCol w:w="1588"/>
        <w:gridCol w:w="3662"/>
      </w:tblGrid>
      <w:tr w14:paraId="0F04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8" w:type="dxa"/>
            <w:shd w:val="clear" w:color="auto" w:fill="F2F2F2"/>
            <w:vAlign w:val="top"/>
          </w:tcPr>
          <w:p w14:paraId="4E00D32F">
            <w:pPr>
              <w:spacing w:after="0" w:line="360" w:lineRule="auto"/>
              <w:rPr>
                <w:sz w:val="18"/>
                <w:szCs w:val="18"/>
              </w:rPr>
            </w:pPr>
            <w:r>
              <w:rPr>
                <w:rFonts w:ascii="Times New Roman" w:hAnsi="Times New Roman" w:eastAsia="宋体" w:cs="宋体"/>
                <w:b/>
                <w:sz w:val="18"/>
                <w:szCs w:val="18"/>
              </w:rPr>
              <w:t>Master Agreement No.</w:t>
            </w:r>
          </w:p>
        </w:tc>
        <w:tc>
          <w:tcPr>
            <w:tcW w:w="2741" w:type="dxa"/>
            <w:vAlign w:val="top"/>
          </w:tcPr>
          <w:p w14:paraId="4048D14A">
            <w:pPr>
              <w:spacing w:after="0" w:line="360" w:lineRule="auto"/>
              <w:rPr>
                <w:sz w:val="18"/>
                <w:szCs w:val="18"/>
              </w:rPr>
            </w:pPr>
            <w:r>
              <w:rPr>
                <w:rFonts w:ascii="Times New Roman" w:hAnsi="Times New Roman" w:eastAsia="宋体" w:cs="宋体"/>
                <w:b w:val="0"/>
                <w:sz w:val="18"/>
                <w:szCs w:val="18"/>
              </w:rPr>
              <w:t>【TRINITY-FW-________】</w:t>
            </w:r>
          </w:p>
        </w:tc>
        <w:tc>
          <w:tcPr>
            <w:tcW w:w="1588" w:type="dxa"/>
            <w:shd w:val="clear" w:color="auto" w:fill="F2F2F2"/>
            <w:vAlign w:val="top"/>
          </w:tcPr>
          <w:p w14:paraId="16E37C3B">
            <w:pPr>
              <w:spacing w:after="0" w:line="360" w:lineRule="auto"/>
              <w:rPr>
                <w:sz w:val="18"/>
                <w:szCs w:val="18"/>
              </w:rPr>
            </w:pPr>
            <w:r>
              <w:rPr>
                <w:rFonts w:ascii="Times New Roman" w:hAnsi="Times New Roman" w:eastAsia="宋体" w:cs="宋体"/>
                <w:b/>
                <w:sz w:val="18"/>
                <w:szCs w:val="18"/>
              </w:rPr>
              <w:t>Annex I Order No.</w:t>
            </w:r>
          </w:p>
        </w:tc>
        <w:tc>
          <w:tcPr>
            <w:tcW w:w="3662" w:type="dxa"/>
            <w:vAlign w:val="top"/>
          </w:tcPr>
          <w:p w14:paraId="0942AFFB">
            <w:pPr>
              <w:spacing w:after="0" w:line="360" w:lineRule="auto"/>
              <w:rPr>
                <w:sz w:val="18"/>
                <w:szCs w:val="18"/>
              </w:rPr>
            </w:pPr>
            <w:r>
              <w:rPr>
                <w:rFonts w:ascii="Times New Roman" w:hAnsi="Times New Roman" w:eastAsia="宋体" w:cs="宋体"/>
                <w:b w:val="0"/>
                <w:sz w:val="18"/>
                <w:szCs w:val="18"/>
              </w:rPr>
              <w:t>【TRINITY-PO-________】</w:t>
            </w:r>
          </w:p>
        </w:tc>
      </w:tr>
      <w:tr w14:paraId="0909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8" w:type="dxa"/>
            <w:shd w:val="clear" w:color="auto" w:fill="F2F2F2"/>
            <w:vAlign w:val="top"/>
          </w:tcPr>
          <w:p w14:paraId="7CE36730">
            <w:pPr>
              <w:spacing w:after="0" w:line="360" w:lineRule="auto"/>
              <w:rPr>
                <w:sz w:val="18"/>
                <w:szCs w:val="18"/>
              </w:rPr>
            </w:pPr>
            <w:r>
              <w:rPr>
                <w:rFonts w:ascii="Times New Roman" w:hAnsi="Times New Roman" w:eastAsia="宋体" w:cs="宋体"/>
                <w:b/>
                <w:sz w:val="18"/>
                <w:szCs w:val="18"/>
              </w:rPr>
              <w:t>Party A Name</w:t>
            </w:r>
          </w:p>
        </w:tc>
        <w:tc>
          <w:tcPr>
            <w:tcW w:w="2741" w:type="dxa"/>
            <w:vAlign w:val="top"/>
          </w:tcPr>
          <w:p w14:paraId="76EA8E9B">
            <w:pPr>
              <w:spacing w:after="0" w:line="360" w:lineRule="auto"/>
              <w:rPr>
                <w:sz w:val="18"/>
                <w:szCs w:val="18"/>
              </w:rPr>
            </w:pPr>
            <w:r>
              <w:rPr>
                <w:rFonts w:ascii="Times New Roman" w:hAnsi="Times New Roman" w:eastAsia="宋体" w:cs="宋体"/>
                <w:b w:val="0"/>
                <w:sz w:val="18"/>
                <w:szCs w:val="18"/>
              </w:rPr>
              <w:t>【Customer Full Name】</w:t>
            </w:r>
          </w:p>
        </w:tc>
        <w:tc>
          <w:tcPr>
            <w:tcW w:w="1588" w:type="dxa"/>
            <w:shd w:val="clear" w:color="auto" w:fill="F2F2F2"/>
            <w:vAlign w:val="top"/>
          </w:tcPr>
          <w:p w14:paraId="201B38BA">
            <w:pPr>
              <w:spacing w:after="0" w:line="360" w:lineRule="auto"/>
              <w:rPr>
                <w:sz w:val="18"/>
                <w:szCs w:val="18"/>
              </w:rPr>
            </w:pPr>
            <w:r>
              <w:rPr>
                <w:rFonts w:ascii="Times New Roman" w:hAnsi="Times New Roman" w:eastAsia="宋体" w:cs="宋体"/>
                <w:b/>
                <w:sz w:val="18"/>
                <w:szCs w:val="18"/>
              </w:rPr>
              <w:t>Service Account</w:t>
            </w:r>
          </w:p>
        </w:tc>
        <w:tc>
          <w:tcPr>
            <w:tcW w:w="3662" w:type="dxa"/>
            <w:vAlign w:val="top"/>
          </w:tcPr>
          <w:p w14:paraId="6F2C1CB7">
            <w:pPr>
              <w:spacing w:after="0" w:line="360" w:lineRule="auto"/>
              <w:rPr>
                <w:sz w:val="18"/>
                <w:szCs w:val="18"/>
              </w:rPr>
            </w:pPr>
            <w:r>
              <w:rPr>
                <w:rFonts w:ascii="Times New Roman" w:hAnsi="Times New Roman" w:eastAsia="宋体" w:cs="宋体"/>
                <w:b w:val="0"/>
                <w:sz w:val="18"/>
                <w:szCs w:val="18"/>
              </w:rPr>
              <w:t>【　　　　】</w:t>
            </w:r>
          </w:p>
        </w:tc>
      </w:tr>
      <w:tr w14:paraId="7C42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8" w:type="dxa"/>
            <w:shd w:val="clear" w:color="auto" w:fill="F2F2F2"/>
            <w:vAlign w:val="top"/>
          </w:tcPr>
          <w:p w14:paraId="75299C07">
            <w:pPr>
              <w:spacing w:after="0" w:line="360" w:lineRule="auto"/>
              <w:rPr>
                <w:sz w:val="18"/>
                <w:szCs w:val="18"/>
              </w:rPr>
            </w:pPr>
            <w:r>
              <w:rPr>
                <w:rFonts w:ascii="Times New Roman" w:hAnsi="Times New Roman" w:eastAsia="宋体" w:cs="宋体"/>
                <w:b/>
                <w:sz w:val="18"/>
                <w:szCs w:val="18"/>
              </w:rPr>
              <w:t>Product / Model Scope</w:t>
            </w:r>
          </w:p>
        </w:tc>
        <w:tc>
          <w:tcPr>
            <w:tcW w:w="2741" w:type="dxa"/>
            <w:vAlign w:val="top"/>
          </w:tcPr>
          <w:p w14:paraId="4310755F">
            <w:pPr>
              <w:spacing w:after="0" w:line="360" w:lineRule="auto"/>
              <w:rPr>
                <w:sz w:val="18"/>
                <w:szCs w:val="18"/>
              </w:rPr>
            </w:pPr>
            <w:r>
              <w:rPr>
                <w:rFonts w:ascii="Times New Roman" w:hAnsi="Times New Roman" w:eastAsia="宋体" w:cs="宋体"/>
                <w:b w:val="0"/>
                <w:sz w:val="18"/>
                <w:szCs w:val="18"/>
              </w:rPr>
              <w:t>【　　　　】</w:t>
            </w:r>
          </w:p>
        </w:tc>
        <w:tc>
          <w:tcPr>
            <w:tcW w:w="1588" w:type="dxa"/>
            <w:shd w:val="clear" w:color="auto" w:fill="F2F2F2"/>
            <w:vAlign w:val="top"/>
          </w:tcPr>
          <w:p w14:paraId="4C69169F">
            <w:pPr>
              <w:spacing w:after="0" w:line="360" w:lineRule="auto"/>
              <w:rPr>
                <w:sz w:val="18"/>
                <w:szCs w:val="18"/>
              </w:rPr>
            </w:pPr>
            <w:r>
              <w:rPr>
                <w:rFonts w:ascii="Times New Roman" w:hAnsi="Times New Roman" w:eastAsia="宋体" w:cs="宋体"/>
                <w:b/>
                <w:sz w:val="18"/>
                <w:szCs w:val="18"/>
              </w:rPr>
              <w:t>Top-up Date</w:t>
            </w:r>
          </w:p>
        </w:tc>
        <w:tc>
          <w:tcPr>
            <w:tcW w:w="3662" w:type="dxa"/>
            <w:vAlign w:val="top"/>
          </w:tcPr>
          <w:p w14:paraId="2E30A2A0">
            <w:pPr>
              <w:spacing w:after="0" w:line="360" w:lineRule="auto"/>
              <w:rPr>
                <w:sz w:val="18"/>
                <w:szCs w:val="18"/>
              </w:rPr>
            </w:pPr>
            <w:r>
              <w:rPr>
                <w:rFonts w:ascii="Times New Roman" w:hAnsi="Times New Roman" w:eastAsia="宋体" w:cs="宋体"/>
                <w:b w:val="0"/>
                <w:sz w:val="18"/>
                <w:szCs w:val="18"/>
              </w:rPr>
              <w:t>【____ Year __ Month __ Day】</w:t>
            </w:r>
          </w:p>
        </w:tc>
      </w:tr>
      <w:tr w14:paraId="366F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8" w:type="dxa"/>
            <w:shd w:val="clear" w:color="auto" w:fill="F2F2F2"/>
            <w:vAlign w:val="top"/>
          </w:tcPr>
          <w:p w14:paraId="01834658">
            <w:pPr>
              <w:spacing w:after="0" w:line="360" w:lineRule="auto"/>
              <w:rPr>
                <w:sz w:val="18"/>
                <w:szCs w:val="18"/>
              </w:rPr>
            </w:pPr>
            <w:r>
              <w:rPr>
                <w:rFonts w:ascii="Times New Roman" w:hAnsi="Times New Roman" w:eastAsia="宋体" w:cs="宋体"/>
                <w:b/>
                <w:sz w:val="18"/>
                <w:szCs w:val="18"/>
              </w:rPr>
              <w:t>Actual Funds Received</w:t>
            </w:r>
          </w:p>
        </w:tc>
        <w:tc>
          <w:tcPr>
            <w:tcW w:w="2741" w:type="dxa"/>
            <w:vAlign w:val="top"/>
          </w:tcPr>
          <w:p w14:paraId="5434262B">
            <w:pPr>
              <w:spacing w:after="0" w:line="360" w:lineRule="auto"/>
              <w:rPr>
                <w:sz w:val="18"/>
                <w:szCs w:val="18"/>
              </w:rPr>
            </w:pPr>
            <w:r>
              <w:rPr>
                <w:rFonts w:ascii="Times New Roman" w:hAnsi="Times New Roman" w:eastAsia="宋体" w:cs="宋体"/>
                <w:b w:val="0"/>
                <w:sz w:val="18"/>
                <w:szCs w:val="18"/>
              </w:rPr>
              <w:t>【　　】 RMB (□ Tax-inclusive □ Tax-exclusive)</w:t>
            </w:r>
          </w:p>
        </w:tc>
        <w:tc>
          <w:tcPr>
            <w:tcW w:w="1588" w:type="dxa"/>
            <w:shd w:val="clear" w:color="auto" w:fill="F2F2F2"/>
            <w:vAlign w:val="top"/>
          </w:tcPr>
          <w:p w14:paraId="6BBFE17D">
            <w:pPr>
              <w:spacing w:after="0" w:line="360" w:lineRule="auto"/>
              <w:rPr>
                <w:sz w:val="18"/>
                <w:szCs w:val="18"/>
              </w:rPr>
            </w:pPr>
            <w:r>
              <w:rPr>
                <w:rFonts w:ascii="Times New Roman" w:hAnsi="Times New Roman" w:eastAsia="宋体" w:cs="宋体"/>
                <w:b/>
                <w:sz w:val="18"/>
                <w:szCs w:val="18"/>
              </w:rPr>
              <w:t>Applicable Discount / Net Price</w:t>
            </w:r>
          </w:p>
        </w:tc>
        <w:tc>
          <w:tcPr>
            <w:tcW w:w="3662" w:type="dxa"/>
            <w:vAlign w:val="top"/>
          </w:tcPr>
          <w:p w14:paraId="3154D586">
            <w:pPr>
              <w:spacing w:after="0" w:line="360" w:lineRule="auto"/>
              <w:rPr>
                <w:sz w:val="18"/>
                <w:szCs w:val="18"/>
              </w:rPr>
            </w:pPr>
            <w:r>
              <w:rPr>
                <w:rFonts w:ascii="Times New Roman" w:hAnsi="Times New Roman" w:eastAsia="宋体" w:cs="宋体"/>
                <w:b w:val="0"/>
                <w:sz w:val="18"/>
                <w:szCs w:val="18"/>
              </w:rPr>
              <w:t>【　　　　】</w:t>
            </w:r>
          </w:p>
        </w:tc>
      </w:tr>
      <w:tr w14:paraId="2048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8" w:type="dxa"/>
            <w:shd w:val="clear" w:color="auto" w:fill="F2F2F2"/>
            <w:vAlign w:val="top"/>
          </w:tcPr>
          <w:p w14:paraId="30C401AF">
            <w:pPr>
              <w:spacing w:after="0" w:line="360" w:lineRule="auto"/>
              <w:rPr>
                <w:sz w:val="18"/>
                <w:szCs w:val="18"/>
              </w:rPr>
            </w:pPr>
            <w:r>
              <w:rPr>
                <w:rFonts w:ascii="Times New Roman" w:hAnsi="Times New Roman" w:eastAsia="宋体" w:cs="宋体"/>
                <w:b/>
                <w:sz w:val="18"/>
                <w:szCs w:val="18"/>
              </w:rPr>
              <w:t>Account Cumulative Amount</w:t>
            </w:r>
          </w:p>
        </w:tc>
        <w:tc>
          <w:tcPr>
            <w:tcW w:w="2741" w:type="dxa"/>
            <w:vAlign w:val="top"/>
          </w:tcPr>
          <w:p w14:paraId="6765EA37">
            <w:pPr>
              <w:spacing w:after="0" w:line="360" w:lineRule="auto"/>
              <w:rPr>
                <w:sz w:val="18"/>
                <w:szCs w:val="18"/>
              </w:rPr>
            </w:pPr>
            <w:r>
              <w:rPr>
                <w:rFonts w:ascii="Times New Roman" w:hAnsi="Times New Roman" w:eastAsia="宋体" w:cs="宋体"/>
                <w:b w:val="0"/>
                <w:sz w:val="18"/>
                <w:szCs w:val="18"/>
              </w:rPr>
              <w:t>【　　　　】</w:t>
            </w:r>
          </w:p>
        </w:tc>
        <w:tc>
          <w:tcPr>
            <w:tcW w:w="1588" w:type="dxa"/>
            <w:shd w:val="clear" w:color="auto" w:fill="F2F2F2"/>
            <w:vAlign w:val="top"/>
          </w:tcPr>
          <w:p w14:paraId="659001F5">
            <w:pPr>
              <w:spacing w:after="0" w:line="360" w:lineRule="auto"/>
              <w:rPr>
                <w:sz w:val="18"/>
                <w:szCs w:val="18"/>
              </w:rPr>
            </w:pPr>
            <w:r>
              <w:rPr>
                <w:rFonts w:ascii="Times New Roman" w:hAnsi="Times New Roman" w:eastAsia="宋体" w:cs="宋体"/>
                <w:b/>
                <w:sz w:val="18"/>
                <w:szCs w:val="18"/>
              </w:rPr>
              <w:t>Service Entitlement Calculation</w:t>
            </w:r>
          </w:p>
        </w:tc>
        <w:tc>
          <w:tcPr>
            <w:tcW w:w="3662" w:type="dxa"/>
            <w:vAlign w:val="top"/>
          </w:tcPr>
          <w:p w14:paraId="4235A132">
            <w:pPr>
              <w:spacing w:after="0" w:line="360" w:lineRule="auto"/>
              <w:rPr>
                <w:sz w:val="18"/>
                <w:szCs w:val="18"/>
              </w:rPr>
            </w:pPr>
            <w:r>
              <w:rPr>
                <w:rFonts w:ascii="Times New Roman" w:hAnsi="Times New Roman" w:eastAsia="宋体" w:cs="宋体"/>
                <w:b w:val="0"/>
                <w:sz w:val="18"/>
                <w:szCs w:val="18"/>
              </w:rPr>
              <w:t>【　　　　】</w:t>
            </w:r>
          </w:p>
        </w:tc>
      </w:tr>
      <w:tr w14:paraId="453E6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8" w:type="dxa"/>
            <w:shd w:val="clear" w:color="auto" w:fill="F2F2F2"/>
            <w:vAlign w:val="top"/>
          </w:tcPr>
          <w:p w14:paraId="6C84602A">
            <w:pPr>
              <w:spacing w:after="0" w:line="360" w:lineRule="auto"/>
              <w:rPr>
                <w:sz w:val="18"/>
                <w:szCs w:val="18"/>
              </w:rPr>
            </w:pPr>
            <w:r>
              <w:rPr>
                <w:rFonts w:ascii="Times New Roman" w:hAnsi="Times New Roman" w:eastAsia="宋体" w:cs="宋体"/>
                <w:b/>
                <w:sz w:val="18"/>
                <w:szCs w:val="18"/>
              </w:rPr>
              <w:t>Activated Entitlements</w:t>
            </w:r>
          </w:p>
        </w:tc>
        <w:tc>
          <w:tcPr>
            <w:tcW w:w="2741" w:type="dxa"/>
            <w:vAlign w:val="top"/>
          </w:tcPr>
          <w:p w14:paraId="088A6E69">
            <w:pPr>
              <w:spacing w:after="0" w:line="360" w:lineRule="auto"/>
              <w:rPr>
                <w:sz w:val="18"/>
                <w:szCs w:val="18"/>
              </w:rPr>
            </w:pPr>
            <w:r>
              <w:rPr>
                <w:rFonts w:ascii="Times New Roman" w:hAnsi="Times New Roman" w:eastAsia="宋体" w:cs="宋体"/>
                <w:b w:val="0"/>
                <w:sz w:val="18"/>
                <w:szCs w:val="18"/>
              </w:rPr>
              <w:t>【　　　　】</w:t>
            </w:r>
          </w:p>
        </w:tc>
        <w:tc>
          <w:tcPr>
            <w:tcW w:w="1588" w:type="dxa"/>
            <w:shd w:val="clear" w:color="auto" w:fill="F2F2F2"/>
            <w:vAlign w:val="top"/>
          </w:tcPr>
          <w:p w14:paraId="40E7FFBB">
            <w:pPr>
              <w:spacing w:after="0" w:line="360" w:lineRule="auto"/>
              <w:rPr>
                <w:sz w:val="18"/>
                <w:szCs w:val="18"/>
              </w:rPr>
            </w:pPr>
            <w:r>
              <w:rPr>
                <w:rFonts w:ascii="Times New Roman" w:hAnsi="Times New Roman" w:eastAsia="宋体" w:cs="宋体"/>
                <w:b/>
                <w:sz w:val="18"/>
                <w:szCs w:val="18"/>
              </w:rPr>
              <w:t>Entitlement Validity Period</w:t>
            </w:r>
          </w:p>
        </w:tc>
        <w:tc>
          <w:tcPr>
            <w:tcW w:w="3662" w:type="dxa"/>
            <w:vAlign w:val="top"/>
          </w:tcPr>
          <w:p w14:paraId="364C779B">
            <w:pPr>
              <w:spacing w:after="0" w:line="360" w:lineRule="auto"/>
              <w:rPr>
                <w:sz w:val="18"/>
                <w:szCs w:val="18"/>
              </w:rPr>
            </w:pPr>
            <w:r>
              <w:rPr>
                <w:rFonts w:ascii="Times New Roman" w:hAnsi="Times New Roman" w:eastAsia="宋体" w:cs="宋体"/>
                <w:b w:val="0"/>
                <w:sz w:val="18"/>
                <w:szCs w:val="18"/>
              </w:rPr>
              <w:t>From 【____ Year __ Month __ Day】 to 【____ Year __ Month __ Day】</w:t>
            </w:r>
          </w:p>
        </w:tc>
      </w:tr>
      <w:tr w14:paraId="4211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8" w:type="dxa"/>
            <w:shd w:val="clear" w:color="auto" w:fill="F2F2F2"/>
            <w:vAlign w:val="top"/>
          </w:tcPr>
          <w:p w14:paraId="78139A26">
            <w:pPr>
              <w:spacing w:after="0" w:line="360" w:lineRule="auto"/>
              <w:rPr>
                <w:sz w:val="18"/>
                <w:szCs w:val="18"/>
              </w:rPr>
            </w:pPr>
            <w:r>
              <w:rPr>
                <w:rFonts w:ascii="Times New Roman" w:hAnsi="Times New Roman" w:eastAsia="宋体" w:cs="宋体"/>
                <w:b/>
                <w:sz w:val="18"/>
                <w:szCs w:val="18"/>
              </w:rPr>
              <w:t>Cumulative Basis</w:t>
            </w:r>
          </w:p>
        </w:tc>
        <w:tc>
          <w:tcPr>
            <w:tcW w:w="2741" w:type="dxa"/>
            <w:vAlign w:val="top"/>
          </w:tcPr>
          <w:p w14:paraId="68288B17">
            <w:pPr>
              <w:spacing w:after="0" w:line="360" w:lineRule="auto"/>
              <w:rPr>
                <w:sz w:val="18"/>
                <w:szCs w:val="18"/>
              </w:rPr>
            </w:pPr>
            <w:r>
              <w:rPr>
                <w:rFonts w:ascii="Times New Roman" w:hAnsi="Times New Roman" w:eastAsia="宋体" w:cs="宋体"/>
                <w:b w:val="0"/>
                <w:sz w:val="18"/>
                <w:szCs w:val="18"/>
              </w:rPr>
              <w:t>Counted toward tiers: □ Yes □ No; cumulative amount: ________ RMB</w:t>
            </w:r>
          </w:p>
        </w:tc>
        <w:tc>
          <w:tcPr>
            <w:tcW w:w="1588" w:type="dxa"/>
            <w:shd w:val="clear" w:color="auto" w:fill="F2F2F2"/>
            <w:vAlign w:val="top"/>
          </w:tcPr>
          <w:p w14:paraId="139CF497">
            <w:pPr>
              <w:spacing w:after="0" w:line="360" w:lineRule="auto"/>
              <w:rPr>
                <w:sz w:val="18"/>
                <w:szCs w:val="18"/>
              </w:rPr>
            </w:pPr>
            <w:r>
              <w:rPr>
                <w:rFonts w:ascii="Times New Roman" w:hAnsi="Times New Roman" w:eastAsia="宋体" w:cs="宋体"/>
                <w:b/>
                <w:sz w:val="18"/>
                <w:szCs w:val="18"/>
              </w:rPr>
              <w:t>Balance Rebate</w:t>
            </w:r>
          </w:p>
        </w:tc>
        <w:tc>
          <w:tcPr>
            <w:tcW w:w="3662" w:type="dxa"/>
            <w:vAlign w:val="top"/>
          </w:tcPr>
          <w:p w14:paraId="22A24888">
            <w:pPr>
              <w:spacing w:after="0" w:line="360" w:lineRule="auto"/>
              <w:rPr>
                <w:sz w:val="18"/>
                <w:szCs w:val="18"/>
              </w:rPr>
            </w:pPr>
            <w:r>
              <w:rPr>
                <w:rFonts w:hint="eastAsia" w:ascii="Times New Roman" w:hAnsi="Times New Roman" w:eastAsia="宋体" w:cs="宋体"/>
                <w:b w:val="0"/>
                <w:sz w:val="18"/>
                <w:szCs w:val="18"/>
                <w:lang w:eastAsia="zh-CN"/>
              </w:rPr>
              <w:t>□ N/A □ Pending volume application □ Credited this time ____ RMB</w:t>
            </w:r>
          </w:p>
        </w:tc>
      </w:tr>
      <w:tr w14:paraId="2CC4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8" w:type="dxa"/>
            <w:shd w:val="clear" w:color="auto" w:fill="F2F2F2"/>
            <w:vAlign w:val="top"/>
          </w:tcPr>
          <w:p w14:paraId="61227CA3">
            <w:pPr>
              <w:spacing w:after="0" w:line="360" w:lineRule="auto"/>
              <w:rPr>
                <w:sz w:val="18"/>
                <w:szCs w:val="18"/>
              </w:rPr>
            </w:pPr>
            <w:r>
              <w:rPr>
                <w:rFonts w:ascii="Times New Roman" w:hAnsi="Times New Roman" w:eastAsia="宋体" w:cs="宋体"/>
                <w:b/>
                <w:sz w:val="18"/>
                <w:szCs w:val="18"/>
              </w:rPr>
              <w:t>Receipt Voucher / Transaction Ref.</w:t>
            </w:r>
          </w:p>
        </w:tc>
        <w:tc>
          <w:tcPr>
            <w:tcW w:w="2741" w:type="dxa"/>
            <w:vAlign w:val="top"/>
          </w:tcPr>
          <w:p w14:paraId="39F9D883">
            <w:pPr>
              <w:spacing w:after="0" w:line="360" w:lineRule="auto"/>
              <w:rPr>
                <w:sz w:val="18"/>
                <w:szCs w:val="18"/>
              </w:rPr>
            </w:pPr>
            <w:r>
              <w:rPr>
                <w:rFonts w:ascii="Times New Roman" w:hAnsi="Times New Roman" w:eastAsia="宋体" w:cs="宋体"/>
                <w:b w:val="0"/>
                <w:sz w:val="18"/>
                <w:szCs w:val="18"/>
              </w:rPr>
              <w:t>【　　　　】</w:t>
            </w:r>
          </w:p>
        </w:tc>
        <w:tc>
          <w:tcPr>
            <w:tcW w:w="1588" w:type="dxa"/>
            <w:shd w:val="clear" w:color="auto" w:fill="F2F2F2"/>
            <w:vAlign w:val="top"/>
          </w:tcPr>
          <w:p w14:paraId="2FF1FBD8">
            <w:pPr>
              <w:spacing w:after="0" w:line="360" w:lineRule="auto"/>
              <w:rPr>
                <w:sz w:val="18"/>
                <w:szCs w:val="18"/>
              </w:rPr>
            </w:pPr>
            <w:r>
              <w:rPr>
                <w:rFonts w:ascii="Times New Roman" w:hAnsi="Times New Roman" w:eastAsia="宋体" w:cs="宋体"/>
                <w:b/>
                <w:sz w:val="18"/>
                <w:szCs w:val="18"/>
              </w:rPr>
              <w:t>Activation Completion Time</w:t>
            </w:r>
          </w:p>
        </w:tc>
        <w:tc>
          <w:tcPr>
            <w:tcW w:w="3662" w:type="dxa"/>
            <w:vAlign w:val="top"/>
          </w:tcPr>
          <w:p w14:paraId="2D3A3502">
            <w:pPr>
              <w:spacing w:after="0" w:line="360" w:lineRule="auto"/>
              <w:rPr>
                <w:sz w:val="18"/>
                <w:szCs w:val="18"/>
              </w:rPr>
            </w:pPr>
            <w:r>
              <w:rPr>
                <w:rFonts w:ascii="Times New Roman" w:hAnsi="Times New Roman" w:eastAsia="宋体" w:cs="宋体"/>
                <w:b w:val="0"/>
                <w:sz w:val="18"/>
                <w:szCs w:val="18"/>
              </w:rPr>
              <w:t>【____ Year __ Month __ Day】</w:t>
            </w:r>
          </w:p>
        </w:tc>
      </w:tr>
      <w:tr w14:paraId="724A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8" w:type="dxa"/>
            <w:shd w:val="clear" w:color="auto" w:fill="F2F2F2"/>
            <w:vAlign w:val="top"/>
          </w:tcPr>
          <w:p w14:paraId="39DFA6BF">
            <w:pPr>
              <w:spacing w:after="0" w:line="360" w:lineRule="auto"/>
              <w:rPr>
                <w:sz w:val="18"/>
                <w:szCs w:val="18"/>
              </w:rPr>
            </w:pPr>
            <w:r>
              <w:rPr>
                <w:rFonts w:ascii="Times New Roman" w:hAnsi="Times New Roman" w:eastAsia="宋体" w:cs="宋体"/>
                <w:b/>
                <w:sz w:val="18"/>
                <w:szCs w:val="18"/>
              </w:rPr>
              <w:t>Remarks</w:t>
            </w:r>
          </w:p>
        </w:tc>
        <w:tc>
          <w:tcPr>
            <w:tcW w:w="2741" w:type="dxa"/>
            <w:vAlign w:val="top"/>
          </w:tcPr>
          <w:p w14:paraId="2D50560A">
            <w:pPr>
              <w:spacing w:after="0" w:line="360" w:lineRule="auto"/>
              <w:rPr>
                <w:sz w:val="18"/>
                <w:szCs w:val="18"/>
              </w:rPr>
            </w:pPr>
            <w:r>
              <w:rPr>
                <w:rFonts w:ascii="Times New Roman" w:hAnsi="Times New Roman" w:eastAsia="宋体" w:cs="宋体"/>
                <w:b w:val="0"/>
                <w:sz w:val="18"/>
                <w:szCs w:val="18"/>
              </w:rPr>
              <w:t>【　　　　】</w:t>
            </w:r>
          </w:p>
        </w:tc>
        <w:tc>
          <w:tcPr>
            <w:tcW w:w="1588" w:type="dxa"/>
            <w:shd w:val="clear" w:color="auto" w:fill="F2F2F2"/>
            <w:vAlign w:val="top"/>
          </w:tcPr>
          <w:p w14:paraId="6AAE6703">
            <w:pPr>
              <w:spacing w:after="0" w:line="360" w:lineRule="auto"/>
              <w:rPr>
                <w:sz w:val="18"/>
                <w:szCs w:val="18"/>
              </w:rPr>
            </w:pPr>
            <w:r>
              <w:rPr>
                <w:rFonts w:ascii="Times New Roman" w:hAnsi="Times New Roman" w:eastAsia="宋体" w:cs="宋体"/>
                <w:b/>
                <w:sz w:val="18"/>
                <w:szCs w:val="18"/>
              </w:rPr>
              <w:t>Party B Handler</w:t>
            </w:r>
          </w:p>
        </w:tc>
        <w:tc>
          <w:tcPr>
            <w:tcW w:w="3662" w:type="dxa"/>
            <w:vAlign w:val="top"/>
          </w:tcPr>
          <w:p w14:paraId="0E3DD88C">
            <w:pPr>
              <w:spacing w:after="0" w:line="360" w:lineRule="auto"/>
              <w:rPr>
                <w:sz w:val="18"/>
                <w:szCs w:val="18"/>
              </w:rPr>
            </w:pPr>
            <w:r>
              <w:rPr>
                <w:rFonts w:ascii="Times New Roman" w:hAnsi="Times New Roman" w:eastAsia="宋体" w:cs="宋体"/>
                <w:b w:val="0"/>
                <w:sz w:val="18"/>
                <w:szCs w:val="18"/>
              </w:rPr>
              <w:t>【　　　　】</w:t>
            </w:r>
          </w:p>
        </w:tc>
      </w:tr>
    </w:tbl>
    <w:p w14:paraId="3286EDA8"/>
    <w:p w14:paraId="3A6E0417">
      <w:pPr>
        <w:spacing w:before="0" w:after="120" w:line="276" w:lineRule="auto"/>
      </w:pPr>
      <w:r>
        <w:rPr>
          <w:rFonts w:ascii="Times New Roman" w:hAnsi="Times New Roman" w:eastAsia="宋体" w:cs="黑体"/>
          <w:b/>
          <w:sz w:val="24"/>
        </w:rPr>
        <w:t>Confirmation Items</w:t>
      </w:r>
    </w:p>
    <w:p w14:paraId="3F45F4B8">
      <w:pPr>
        <w:spacing w:before="0" w:after="120" w:line="276" w:lineRule="auto"/>
        <w:jc w:val="both"/>
      </w:pPr>
      <w:r>
        <w:rPr>
          <w:rFonts w:ascii="Times New Roman" w:hAnsi="Times New Roman" w:eastAsia="宋体" w:cs="宋体"/>
          <w:b w:val="0"/>
          <w:sz w:val="21"/>
        </w:rPr>
        <w:t>1  This confirmation form is subordinate to the listed Annex I order; product scope, approved discounts, service terms and dispute handling are governed by the master agreement and Annex I.</w:t>
      </w:r>
    </w:p>
    <w:p w14:paraId="73F54F7C">
      <w:pPr>
        <w:spacing w:before="0" w:after="120" w:line="276" w:lineRule="auto"/>
        <w:jc w:val="both"/>
      </w:pPr>
      <w:r>
        <w:rPr>
          <w:rFonts w:ascii="Times New Roman" w:hAnsi="Times New Roman" w:eastAsia="宋体" w:cs="宋体"/>
          <w:b w:val="0"/>
          <w:sz w:val="21"/>
        </w:rPr>
        <w:t>2  Party A confirms this transaction is prepaid; Party B activates only upon actual receipt of funds; actual receipt amount, cumulative amount and activated entitlements shall be filled truthfully and may be verified via platform records.</w:t>
      </w:r>
    </w:p>
    <w:p w14:paraId="63927666">
      <w:pPr>
        <w:spacing w:before="0" w:after="120" w:line="276" w:lineRule="auto"/>
        <w:jc w:val="both"/>
      </w:pPr>
      <w:r>
        <w:rPr>
          <w:rFonts w:ascii="Times New Roman" w:hAnsi="Times New Roman" w:eastAsia="宋体" w:cs="宋体"/>
          <w:b w:val="0"/>
          <w:sz w:val="21"/>
        </w:rPr>
        <w:t>3  Service Entitlements may be used only by the entity, account, products and purposes agreed in Annex I; expiry, non-compliant use, upstream service changes, regulatory measures and force majeure are governed by the master agreement.</w:t>
      </w:r>
    </w:p>
    <w:p w14:paraId="5D0ABBEC">
      <w:pPr>
        <w:spacing w:before="0" w:after="120" w:line="276" w:lineRule="auto"/>
        <w:jc w:val="both"/>
      </w:pPr>
      <w:r>
        <w:rPr>
          <w:rFonts w:ascii="Times New Roman" w:hAnsi="Times New Roman" w:eastAsia="宋体" w:cs="宋体"/>
          <w:b w:val="0"/>
          <w:sz w:val="21"/>
        </w:rPr>
        <w:t>4  This confirmation form does not involve take-or-pay commitments or conversion of paid testing fees; expiry and settlement of unused entitlements are governed by Article 17 of the master agreement.</w:t>
      </w:r>
    </w:p>
    <w:p w14:paraId="35A3AB33">
      <w:pPr>
        <w:spacing w:before="0" w:after="240" w:line="276" w:lineRule="auto"/>
        <w:jc w:val="center"/>
        <w:rPr>
          <w:rFonts w:ascii="宋体" w:hAnsi="宋体" w:eastAsia="宋体" w:cs="宋体"/>
          <w:b w:val="0"/>
          <w:sz w:val="21"/>
        </w:rPr>
      </w:pPr>
      <w:r>
        <w:rPr>
          <w:rFonts w:ascii="Times New Roman" w:hAnsi="Times New Roman" w:eastAsia="宋体" w:cs="宋体"/>
          <w:b w:val="0"/>
          <w:sz w:val="21"/>
        </w:rPr>
        <w:t>(End of body text; signature page follows)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15DE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4706" w:type="dxa"/>
            <w:vAlign w:val="top"/>
          </w:tcPr>
          <w:p w14:paraId="59D0B622">
            <w:pPr>
              <w:spacing w:after="0" w:line="360" w:lineRule="auto"/>
              <w:rPr>
                <w:szCs w:val="21"/>
              </w:rPr>
            </w:pPr>
            <w:r>
              <w:rPr>
                <w:rFonts w:ascii="Times New Roman" w:hAnsi="Times New Roman" w:eastAsia="宋体" w:cs="宋体"/>
                <w:b w:val="0"/>
                <w:sz w:val="21"/>
                <w:szCs w:val="21"/>
              </w:rPr>
              <w:t>Party A (Seal): 【            】</w:t>
            </w:r>
          </w:p>
        </w:tc>
        <w:tc>
          <w:tcPr>
            <w:tcW w:w="4706" w:type="dxa"/>
            <w:vAlign w:val="top"/>
          </w:tcPr>
          <w:p w14:paraId="192C2385">
            <w:pPr>
              <w:spacing w:after="0" w:line="360" w:lineRule="auto"/>
              <w:rPr>
                <w:szCs w:val="21"/>
              </w:rPr>
            </w:pPr>
            <w:r>
              <w:rPr>
                <w:rFonts w:ascii="Times New Roman" w:hAnsi="Times New Roman" w:eastAsia="宋体" w:cs="宋体"/>
                <w:b w:val="0"/>
                <w:sz w:val="21"/>
                <w:szCs w:val="21"/>
              </w:rPr>
              <w:t>Party B (Seal / Authorized Signature): Trinity AI Inc</w:t>
            </w:r>
          </w:p>
        </w:tc>
      </w:tr>
      <w:tr w14:paraId="3D17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trPr>
        <w:tc>
          <w:tcPr>
            <w:tcW w:w="4706" w:type="dxa"/>
            <w:vAlign w:val="top"/>
          </w:tcPr>
          <w:p w14:paraId="4699AB71">
            <w:pPr>
              <w:spacing w:after="0" w:line="360" w:lineRule="auto"/>
              <w:rPr>
                <w:szCs w:val="21"/>
              </w:rPr>
            </w:pPr>
            <w:r>
              <w:rPr>
                <w:rFonts w:ascii="Times New Roman" w:hAnsi="Times New Roman" w:eastAsia="宋体" w:cs="宋体"/>
                <w:b w:val="0"/>
                <w:sz w:val="21"/>
                <w:szCs w:val="21"/>
              </w:rPr>
              <w:t>Legal or Authorized Representative: ________</w:t>
            </w:r>
          </w:p>
        </w:tc>
        <w:tc>
          <w:tcPr>
            <w:tcW w:w="4706" w:type="dxa"/>
            <w:vAlign w:val="top"/>
          </w:tcPr>
          <w:p w14:paraId="66DF7C5A">
            <w:pPr>
              <w:spacing w:after="0" w:line="360" w:lineRule="auto"/>
              <w:rPr>
                <w:szCs w:val="21"/>
              </w:rPr>
            </w:pPr>
            <w:r>
              <w:rPr>
                <w:rFonts w:ascii="Times New Roman" w:hAnsi="Times New Roman" w:eastAsia="宋体" w:cs="宋体"/>
                <w:b w:val="0"/>
                <w:sz w:val="21"/>
                <w:szCs w:val="21"/>
              </w:rPr>
              <w:t>Legal or Authorized Representative: ________</w:t>
            </w:r>
          </w:p>
        </w:tc>
      </w:tr>
      <w:tr w14:paraId="6C321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706" w:type="dxa"/>
            <w:vAlign w:val="top"/>
          </w:tcPr>
          <w:p w14:paraId="7075E74E">
            <w:pPr>
              <w:spacing w:after="0" w:line="360" w:lineRule="auto"/>
              <w:rPr>
                <w:szCs w:val="21"/>
              </w:rPr>
            </w:pPr>
            <w:r>
              <w:rPr>
                <w:rFonts w:ascii="Times New Roman" w:hAnsi="Times New Roman" w:eastAsia="宋体" w:cs="宋体"/>
                <w:b w:val="0"/>
                <w:sz w:val="21"/>
                <w:szCs w:val="21"/>
              </w:rPr>
              <w:t>Signing Date: ____ Year __ Month __ Day</w:t>
            </w:r>
          </w:p>
        </w:tc>
        <w:tc>
          <w:tcPr>
            <w:tcW w:w="4706" w:type="dxa"/>
            <w:vAlign w:val="top"/>
          </w:tcPr>
          <w:p w14:paraId="52FC0170">
            <w:pPr>
              <w:spacing w:after="0" w:line="360" w:lineRule="auto"/>
              <w:rPr>
                <w:szCs w:val="21"/>
              </w:rPr>
            </w:pPr>
            <w:r>
              <w:rPr>
                <w:rFonts w:ascii="Times New Roman" w:hAnsi="Times New Roman" w:eastAsia="宋体" w:cs="宋体"/>
                <w:b w:val="0"/>
                <w:sz w:val="21"/>
                <w:szCs w:val="21"/>
              </w:rPr>
              <w:t>Signing Date: ____ Year __ Month __ Day</w:t>
            </w:r>
          </w:p>
        </w:tc>
      </w:tr>
    </w:tbl>
    <w:p w14:paraId="36FE5E4C">
      <w:pPr>
        <w:spacing w:before="0" w:after="240" w:line="276" w:lineRule="auto"/>
        <w:jc w:val="center"/>
        <w:rPr>
          <w:rFonts w:ascii="宋体" w:hAnsi="宋体" w:eastAsia="宋体" w:cs="宋体"/>
          <w:b w:val="0"/>
          <w:sz w:val="21"/>
        </w:rPr>
      </w:pPr>
    </w:p>
    <w:p w14:paraId="689285B3"/>
    <w:sectPr>
      <w:pgSz w:w="11906" w:h="16838"/>
      <w:pgMar w:top="1247" w:right="1247" w:bottom="124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冰">
    <w15:presenceInfo w15:providerId="WPS Office" w15:userId="887958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3MjFjZDBjODdlZWE4MmIzMzNkNmM5M2Y3MzhhNjYifQ=="/>
  </w:docVars>
  <w:rsids>
    <w:rsidRoot w:val="00B47730"/>
    <w:rsid w:val="00034616"/>
    <w:rsid w:val="0006063C"/>
    <w:rsid w:val="0015074B"/>
    <w:rsid w:val="0029639D"/>
    <w:rsid w:val="00326F90"/>
    <w:rsid w:val="00AA1D8D"/>
    <w:rsid w:val="00B47730"/>
    <w:rsid w:val="00CB0664"/>
    <w:rsid w:val="00FC693F"/>
    <w:rsid w:val="03EC461B"/>
    <w:rsid w:val="052027CE"/>
    <w:rsid w:val="0F342601"/>
    <w:rsid w:val="11BD75F7"/>
    <w:rsid w:val="22427C79"/>
    <w:rsid w:val="22857CBD"/>
    <w:rsid w:val="4C43011D"/>
    <w:rsid w:val="53582700"/>
    <w:rsid w:val="5EC21376"/>
    <w:rsid w:val="62771362"/>
    <w:rsid w:val="65CD3264"/>
    <w:rsid w:val="69DC778F"/>
    <w:rsid w:val="6F0E5E86"/>
    <w:rsid w:val="F657FC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autoRedefine/>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autoRedefine/>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autoRedefine/>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autoRedefine/>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autoRedefine/>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autoRedefine/>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autoRedefine/>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autoRedefine/>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autoRedefine/>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autoRedefine/>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autoRedefine/>
    <w:unhideWhenUsed/>
    <w:qFormat/>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autoRedefine/>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7110</Words>
  <Characters>41349</Characters>
  <Lines>0</Lines>
  <Paragraphs>0</Paragraphs>
  <TotalTime>5</TotalTime>
  <ScaleCrop>false</ScaleCrop>
  <LinksUpToDate>false</LinksUpToDate>
  <CharactersWithSpaces>48445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冰</cp:lastModifiedBy>
  <dcterms:modified xsi:type="dcterms:W3CDTF">2026-10-22T07:46:31Z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eyJoZGlkIjoiYTQ0NTU0YzFmMmJiMGY5MGM0MzdjMTAzYmRhYzU5MzUiLCJ1c2VySWQiOiI0MTkzOTc0OTkifQ==</vt:lpwstr>
  </property>
  <property fmtid="{D5CDD505-2E9C-101B-9397-08002B2CF9AE}" pid="3" name="KSOProductBuildVer">
    <vt:lpwstr>2052-12.1.0.29161</vt:lpwstr>
  </property>
  <property fmtid="{D5CDD505-2E9C-101B-9397-08002B2CF9AE}" pid="4" name="ICV">
    <vt:lpwstr>297EE099DCDE4E61BB56166115765A7D_13</vt:lpwstr>
  </property>
</Properties>
</file>